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F771" w14:textId="269F0027" w:rsidR="002F2514" w:rsidRDefault="00A77572" w:rsidP="00EC725C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181264">
        <w:rPr>
          <w:rFonts w:cs="Times New Roman"/>
          <w:b/>
          <w:sz w:val="32"/>
          <w:szCs w:val="32"/>
        </w:rPr>
        <w:t>CENTRO FEDERAL DE EDUCAÇÃO TECNOLÓGICA CELSO SUCKOW DA FONSECA – CEFET/RJ</w:t>
      </w:r>
    </w:p>
    <w:p w14:paraId="5A5D075D" w14:textId="77777777" w:rsidR="00B36866" w:rsidRPr="005D4EB2" w:rsidRDefault="00B36866" w:rsidP="00EC725C">
      <w:pPr>
        <w:spacing w:line="360" w:lineRule="auto"/>
        <w:jc w:val="center"/>
        <w:rPr>
          <w:rFonts w:cs="Times New Roman"/>
          <w:szCs w:val="24"/>
        </w:rPr>
      </w:pPr>
    </w:p>
    <w:p w14:paraId="7834D48F" w14:textId="1DCB760D" w:rsidR="00A77572" w:rsidRPr="00181264" w:rsidRDefault="00A77572" w:rsidP="00EC725C">
      <w:pPr>
        <w:spacing w:line="360" w:lineRule="auto"/>
        <w:rPr>
          <w:rFonts w:cs="Times New Roman"/>
          <w:szCs w:val="24"/>
        </w:rPr>
      </w:pPr>
    </w:p>
    <w:p w14:paraId="217C8D31" w14:textId="42415AAE" w:rsidR="00A77572" w:rsidRPr="00181264" w:rsidRDefault="00A77572" w:rsidP="00EC725C">
      <w:pPr>
        <w:spacing w:line="360" w:lineRule="auto"/>
        <w:jc w:val="center"/>
        <w:rPr>
          <w:rFonts w:cs="Times New Roman"/>
          <w:szCs w:val="24"/>
        </w:rPr>
      </w:pPr>
    </w:p>
    <w:p w14:paraId="6040A2CB" w14:textId="2AB240EE" w:rsidR="00A77572" w:rsidRPr="00181264" w:rsidRDefault="00A77572" w:rsidP="00EC725C">
      <w:pPr>
        <w:spacing w:line="360" w:lineRule="auto"/>
        <w:jc w:val="center"/>
        <w:rPr>
          <w:rFonts w:cs="Times New Roman"/>
          <w:szCs w:val="24"/>
        </w:rPr>
      </w:pPr>
    </w:p>
    <w:p w14:paraId="33DA4202" w14:textId="706CC1E3" w:rsidR="00A77572" w:rsidRPr="00181264" w:rsidRDefault="6912B509" w:rsidP="249E148F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281A69A9">
        <w:rPr>
          <w:rFonts w:cs="Times New Roman"/>
          <w:b/>
          <w:sz w:val="32"/>
          <w:szCs w:val="32"/>
        </w:rPr>
        <w:t>Um sistema de gestão para apoio ao aplicativo Hora da Libras</w:t>
      </w:r>
    </w:p>
    <w:p w14:paraId="1BC17587" w14:textId="67C68865" w:rsidR="00A154A1" w:rsidRPr="00181264" w:rsidRDefault="00A154A1" w:rsidP="00EC725C">
      <w:pPr>
        <w:spacing w:line="360" w:lineRule="auto"/>
        <w:rPr>
          <w:rFonts w:cs="Times New Roman"/>
          <w:b/>
          <w:sz w:val="28"/>
          <w:szCs w:val="28"/>
        </w:rPr>
      </w:pPr>
    </w:p>
    <w:p w14:paraId="466B680D" w14:textId="77777777" w:rsidR="00A154A1" w:rsidRPr="00181264" w:rsidRDefault="00A154A1" w:rsidP="00EC725C">
      <w:pPr>
        <w:spacing w:line="360" w:lineRule="auto"/>
        <w:rPr>
          <w:rFonts w:cs="Times New Roman"/>
          <w:b/>
          <w:sz w:val="28"/>
          <w:szCs w:val="28"/>
        </w:rPr>
      </w:pPr>
    </w:p>
    <w:p w14:paraId="75E7F769" w14:textId="5F0B6E21" w:rsidR="00A77572" w:rsidRPr="00181264" w:rsidRDefault="00A77572" w:rsidP="00EC725C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0C842140" w14:textId="5959F151" w:rsidR="00A154A1" w:rsidRPr="00181264" w:rsidRDefault="00EC6100" w:rsidP="00EC725C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Raul Martins Furtado Fernandes</w:t>
      </w:r>
    </w:p>
    <w:p w14:paraId="4877817E" w14:textId="2BAF9D2F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0B2DE8D2" w14:textId="7B498478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4E6BFB09" w14:textId="1F8A6376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1B165B85" w14:textId="4CBE7E7A" w:rsidR="00B53E08" w:rsidRPr="00181264" w:rsidRDefault="00A154A1" w:rsidP="00EC725C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Prof. Orientado</w:t>
      </w:r>
      <w:r w:rsidR="0073706A" w:rsidRPr="00181264">
        <w:rPr>
          <w:rFonts w:cs="Times New Roman"/>
          <w:szCs w:val="24"/>
        </w:rPr>
        <w:t>r (a)</w:t>
      </w:r>
      <w:r w:rsidRPr="00181264">
        <w:rPr>
          <w:rFonts w:cs="Times New Roman"/>
          <w:szCs w:val="24"/>
        </w:rPr>
        <w:t>: Thiago Delgado Pinto</w:t>
      </w:r>
    </w:p>
    <w:p w14:paraId="2BE3B0F1" w14:textId="6842DCDB" w:rsidR="00550246" w:rsidRPr="00181264" w:rsidRDefault="00DC7137" w:rsidP="00EC725C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Coorientador</w:t>
      </w:r>
      <w:r w:rsidR="0073706A" w:rsidRPr="00181264">
        <w:rPr>
          <w:rFonts w:cs="Times New Roman"/>
          <w:szCs w:val="24"/>
        </w:rPr>
        <w:t xml:space="preserve"> (a): Priscila Starosky</w:t>
      </w:r>
    </w:p>
    <w:p w14:paraId="78F8A9CB" w14:textId="177FE5D4" w:rsidR="00B53E08" w:rsidRPr="00181264" w:rsidRDefault="00B53E08" w:rsidP="00EC725C">
      <w:pPr>
        <w:spacing w:line="360" w:lineRule="auto"/>
        <w:jc w:val="center"/>
        <w:rPr>
          <w:rFonts w:cs="Times New Roman"/>
          <w:szCs w:val="24"/>
        </w:rPr>
      </w:pPr>
    </w:p>
    <w:p w14:paraId="20A0C5E4" w14:textId="52D4876E" w:rsidR="00A154A1" w:rsidRPr="00181264" w:rsidRDefault="00A154A1" w:rsidP="00EC725C">
      <w:pPr>
        <w:spacing w:line="360" w:lineRule="auto"/>
        <w:jc w:val="center"/>
        <w:rPr>
          <w:rFonts w:cs="Times New Roman"/>
          <w:szCs w:val="24"/>
        </w:rPr>
      </w:pPr>
    </w:p>
    <w:p w14:paraId="3E5C6B5E" w14:textId="1695E2CC" w:rsidR="00B36866" w:rsidRDefault="00B36866" w:rsidP="00EC725C">
      <w:pPr>
        <w:spacing w:line="360" w:lineRule="auto"/>
        <w:jc w:val="center"/>
        <w:rPr>
          <w:rFonts w:cs="Times New Roman"/>
          <w:szCs w:val="24"/>
        </w:rPr>
      </w:pPr>
    </w:p>
    <w:p w14:paraId="0F2A765E" w14:textId="77777777" w:rsidR="00B36866" w:rsidRDefault="00B36866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9863A4A" w14:textId="77777777" w:rsidR="00B36866" w:rsidRDefault="00B36866" w:rsidP="00B36866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00181264">
        <w:rPr>
          <w:rFonts w:cs="Times New Roman"/>
          <w:b/>
          <w:sz w:val="32"/>
          <w:szCs w:val="32"/>
        </w:rPr>
        <w:lastRenderedPageBreak/>
        <w:t>CENTRO FEDERAL DE EDUCAÇÃO TECNOLÓGICA CELSO SUCKOW DA FONSECA – CEFET/RJ</w:t>
      </w:r>
    </w:p>
    <w:p w14:paraId="1D76E07B" w14:textId="77777777" w:rsidR="00B36866" w:rsidRPr="005D4EB2" w:rsidRDefault="00B36866" w:rsidP="00B36866">
      <w:pPr>
        <w:spacing w:line="360" w:lineRule="auto"/>
        <w:jc w:val="center"/>
        <w:rPr>
          <w:rFonts w:cs="Times New Roman"/>
          <w:szCs w:val="24"/>
        </w:rPr>
      </w:pPr>
    </w:p>
    <w:p w14:paraId="748E9FFA" w14:textId="77777777" w:rsidR="00B36866" w:rsidRPr="00181264" w:rsidRDefault="00B36866" w:rsidP="00B36866">
      <w:pPr>
        <w:spacing w:line="360" w:lineRule="auto"/>
        <w:rPr>
          <w:rFonts w:cs="Times New Roman"/>
          <w:szCs w:val="24"/>
        </w:rPr>
      </w:pPr>
    </w:p>
    <w:p w14:paraId="1E9C3D19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szCs w:val="24"/>
        </w:rPr>
      </w:pPr>
    </w:p>
    <w:p w14:paraId="6AE0A48C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szCs w:val="24"/>
        </w:rPr>
      </w:pPr>
    </w:p>
    <w:p w14:paraId="47157F1A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 w:rsidRPr="281A69A9">
        <w:rPr>
          <w:rFonts w:cs="Times New Roman"/>
          <w:b/>
          <w:sz w:val="32"/>
          <w:szCs w:val="32"/>
        </w:rPr>
        <w:t>Um sistema de gestão para apoio ao aplicativo Hora da Libras</w:t>
      </w:r>
    </w:p>
    <w:p w14:paraId="1EB9E62F" w14:textId="77777777" w:rsidR="00B36866" w:rsidRPr="00181264" w:rsidRDefault="00B36866" w:rsidP="00B36866">
      <w:pPr>
        <w:spacing w:line="360" w:lineRule="auto"/>
        <w:rPr>
          <w:rFonts w:cs="Times New Roman"/>
          <w:b/>
          <w:sz w:val="28"/>
          <w:szCs w:val="28"/>
        </w:rPr>
      </w:pPr>
    </w:p>
    <w:p w14:paraId="5CC05577" w14:textId="77777777" w:rsidR="00B36866" w:rsidRPr="00181264" w:rsidRDefault="00B36866" w:rsidP="00B36866">
      <w:pPr>
        <w:spacing w:line="360" w:lineRule="auto"/>
        <w:rPr>
          <w:rFonts w:cs="Times New Roman"/>
          <w:b/>
          <w:sz w:val="28"/>
          <w:szCs w:val="28"/>
        </w:rPr>
      </w:pPr>
    </w:p>
    <w:p w14:paraId="599B9F81" w14:textId="77777777" w:rsidR="00B36866" w:rsidRPr="00181264" w:rsidRDefault="00B36866" w:rsidP="00B36866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4242F992" w14:textId="1A3D2578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Raul Martins Furtado Fernandes</w:t>
      </w:r>
    </w:p>
    <w:p w14:paraId="36D325D7" w14:textId="73CE4DB0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</w:p>
    <w:p w14:paraId="7857800D" w14:textId="21F55CF3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Projeto final apresentado em cumprimento às</w:t>
      </w:r>
      <w:r>
        <w:rPr>
          <w:rFonts w:cs="Times New Roman"/>
          <w:szCs w:val="24"/>
        </w:rPr>
        <w:br/>
        <w:t>normas do Departamento de Educação Superior</w:t>
      </w:r>
      <w:r>
        <w:rPr>
          <w:rFonts w:cs="Times New Roman"/>
          <w:szCs w:val="24"/>
        </w:rPr>
        <w:br/>
        <w:t>do CEFET/RJ, como parte dos requisitos para obtenção</w:t>
      </w:r>
      <w:r>
        <w:rPr>
          <w:rFonts w:cs="Times New Roman"/>
          <w:szCs w:val="24"/>
        </w:rPr>
        <w:br/>
        <w:t>do título de Bacharel em Sistemas de Informação</w:t>
      </w:r>
    </w:p>
    <w:p w14:paraId="5CFB98F6" w14:textId="1171E240" w:rsidR="00B36866" w:rsidRDefault="00B36866" w:rsidP="00B36866">
      <w:pPr>
        <w:spacing w:line="360" w:lineRule="auto"/>
        <w:jc w:val="right"/>
        <w:rPr>
          <w:rFonts w:cs="Times New Roman"/>
          <w:szCs w:val="24"/>
        </w:rPr>
      </w:pPr>
    </w:p>
    <w:p w14:paraId="5E3CAD96" w14:textId="77777777" w:rsidR="00B36866" w:rsidRPr="00181264" w:rsidRDefault="00B36866" w:rsidP="00B36866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Prof. Orientador (a): Thiago Delgado Pinto</w:t>
      </w:r>
    </w:p>
    <w:p w14:paraId="58DC411C" w14:textId="77777777" w:rsidR="00B36866" w:rsidRPr="00181264" w:rsidRDefault="00B36866" w:rsidP="00B36866">
      <w:pPr>
        <w:spacing w:line="360" w:lineRule="auto"/>
        <w:jc w:val="right"/>
        <w:rPr>
          <w:rFonts w:cs="Times New Roman"/>
          <w:szCs w:val="24"/>
        </w:rPr>
      </w:pPr>
      <w:r w:rsidRPr="00181264">
        <w:rPr>
          <w:rFonts w:cs="Times New Roman"/>
          <w:szCs w:val="24"/>
        </w:rPr>
        <w:t>Coorientador (a): Priscila Starosky</w:t>
      </w:r>
    </w:p>
    <w:p w14:paraId="590172F6" w14:textId="77777777" w:rsidR="00B36866" w:rsidRPr="00181264" w:rsidRDefault="00B36866" w:rsidP="00B36866">
      <w:pPr>
        <w:spacing w:line="360" w:lineRule="auto"/>
        <w:jc w:val="right"/>
        <w:rPr>
          <w:rFonts w:cs="Times New Roman"/>
          <w:szCs w:val="24"/>
        </w:rPr>
      </w:pPr>
    </w:p>
    <w:p w14:paraId="75AA052F" w14:textId="77777777" w:rsidR="00A154A1" w:rsidRPr="00181264" w:rsidRDefault="00A154A1" w:rsidP="00EC725C">
      <w:pPr>
        <w:spacing w:line="360" w:lineRule="auto"/>
        <w:jc w:val="center"/>
        <w:rPr>
          <w:rFonts w:cs="Times New Roman"/>
          <w:szCs w:val="24"/>
        </w:rPr>
      </w:pPr>
    </w:p>
    <w:p w14:paraId="43A8DA74" w14:textId="77777777" w:rsidR="009C1A66" w:rsidRDefault="009C1A66" w:rsidP="009C1A66">
      <w:pPr>
        <w:spacing w:line="360" w:lineRule="auto"/>
        <w:rPr>
          <w:rFonts w:cs="Times New Roman"/>
          <w:szCs w:val="24"/>
        </w:rPr>
        <w:sectPr w:rsidR="009C1A66" w:rsidSect="009C1A6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</w:p>
    <w:p w14:paraId="40E12DB1" w14:textId="77777777" w:rsidR="009C1A66" w:rsidRPr="009C1A66" w:rsidRDefault="009C1A66" w:rsidP="009C1A66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9C1A66">
        <w:rPr>
          <w:rFonts w:cs="Times New Roman"/>
          <w:b/>
          <w:bCs/>
          <w:sz w:val="32"/>
          <w:szCs w:val="32"/>
        </w:rPr>
        <w:lastRenderedPageBreak/>
        <w:t>AGRADECIMENTOS</w:t>
      </w:r>
    </w:p>
    <w:p w14:paraId="1D214A20" w14:textId="77777777" w:rsidR="009C1A66" w:rsidRDefault="009C1A66" w:rsidP="009C1A66">
      <w:pPr>
        <w:spacing w:line="360" w:lineRule="auto"/>
        <w:jc w:val="both"/>
        <w:rPr>
          <w:rFonts w:cs="Times New Roman"/>
          <w:sz w:val="32"/>
          <w:szCs w:val="32"/>
        </w:rPr>
      </w:pPr>
    </w:p>
    <w:p w14:paraId="7F569014" w14:textId="15B4F20A" w:rsidR="009C1A66" w:rsidRPr="009C1A66" w:rsidRDefault="009C1A66" w:rsidP="009C1A66">
      <w:pPr>
        <w:spacing w:line="360" w:lineRule="auto"/>
        <w:jc w:val="both"/>
        <w:rPr>
          <w:rFonts w:cs="Times New Roman"/>
          <w:szCs w:val="24"/>
        </w:rPr>
        <w:sectPr w:rsidR="009C1A66" w:rsidRPr="009C1A66" w:rsidSect="009C1A66">
          <w:footerReference w:type="default" r:id="rId15"/>
          <w:pgSz w:w="11906" w:h="16838" w:code="9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009C1A66">
        <w:rPr>
          <w:rFonts w:cs="Times New Roman"/>
          <w:szCs w:val="24"/>
        </w:rPr>
        <w:t>TODO: Escrever agradecimentos</w:t>
      </w:r>
    </w:p>
    <w:p w14:paraId="13BABB2F" w14:textId="6A658EB9" w:rsidR="009C1A66" w:rsidRDefault="009C1A66" w:rsidP="009C1A66">
      <w:pPr>
        <w:jc w:val="center"/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sz w:val="32"/>
          <w:szCs w:val="28"/>
        </w:rPr>
        <w:lastRenderedPageBreak/>
        <w:t>RESUMO</w:t>
      </w:r>
    </w:p>
    <w:p w14:paraId="55213FE6" w14:textId="21514979" w:rsidR="009C1A66" w:rsidRPr="009C1A66" w:rsidRDefault="009C1A66" w:rsidP="009C1A66">
      <w:pPr>
        <w:jc w:val="both"/>
        <w:rPr>
          <w:rFonts w:cs="Times New Roman"/>
        </w:rPr>
      </w:pPr>
      <w:r w:rsidRPr="009C1A66">
        <w:rPr>
          <w:rFonts w:cs="Times New Roman"/>
        </w:rPr>
        <w:t>TODO: Escrever resumo</w:t>
      </w:r>
    </w:p>
    <w:p w14:paraId="14040E00" w14:textId="77777777" w:rsidR="009C1A66" w:rsidRDefault="009C1A66" w:rsidP="5A8F43EF">
      <w:pPr>
        <w:rPr>
          <w:rFonts w:cs="Times New Roman"/>
        </w:rPr>
      </w:pPr>
      <w:r>
        <w:rPr>
          <w:rFonts w:cs="Times New Roman"/>
        </w:rPr>
        <w:br w:type="page"/>
      </w:r>
    </w:p>
    <w:p w14:paraId="6F350038" w14:textId="16FFAD63" w:rsidR="009C1A66" w:rsidRDefault="009C1A66" w:rsidP="009C1A66">
      <w:pPr>
        <w:jc w:val="center"/>
        <w:rPr>
          <w:rFonts w:cs="Times New Roman"/>
          <w:b/>
          <w:bCs/>
          <w:sz w:val="32"/>
          <w:szCs w:val="28"/>
        </w:rPr>
      </w:pPr>
      <w:r>
        <w:rPr>
          <w:rFonts w:cs="Times New Roman"/>
          <w:b/>
          <w:bCs/>
          <w:sz w:val="32"/>
          <w:szCs w:val="28"/>
        </w:rPr>
        <w:lastRenderedPageBreak/>
        <w:t>ABSTRACT</w:t>
      </w:r>
    </w:p>
    <w:p w14:paraId="69AB5E8B" w14:textId="4A8B99E2" w:rsidR="009C1A66" w:rsidRPr="009C1A66" w:rsidRDefault="009C1A66" w:rsidP="009C1A66">
      <w:pPr>
        <w:jc w:val="both"/>
        <w:rPr>
          <w:rFonts w:cs="Times New Roman"/>
        </w:rPr>
      </w:pPr>
      <w:r>
        <w:rPr>
          <w:rFonts w:cs="Times New Roman"/>
        </w:rPr>
        <w:t>TODO: Write abstract</w:t>
      </w:r>
    </w:p>
    <w:p w14:paraId="58FD8A8B" w14:textId="5EA4B15C" w:rsidR="00A77572" w:rsidRPr="00181264" w:rsidRDefault="009C1A66" w:rsidP="5A8F43EF">
      <w:pPr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Theme="minorEastAsia"/>
          <w:shd w:val="clear" w:color="auto" w:fill="E6E6E6"/>
        </w:rPr>
        <w:id w:val="-1121462379"/>
        <w:docPartObj>
          <w:docPartGallery w:val="Table of Contents"/>
          <w:docPartUnique/>
        </w:docPartObj>
      </w:sdtPr>
      <w:sdtEndPr>
        <w:rPr>
          <w:rFonts w:cs="Times New Roman"/>
          <w:b/>
        </w:rPr>
      </w:sdtEndPr>
      <w:sdtContent>
        <w:p w14:paraId="2748EE7D" w14:textId="28B8B690" w:rsidR="007844DC" w:rsidRPr="009C1A66" w:rsidRDefault="00D45782" w:rsidP="009C1A66">
          <w:pPr>
            <w:jc w:val="center"/>
            <w:rPr>
              <w:rFonts w:eastAsiaTheme="minorEastAsia"/>
              <w:sz w:val="32"/>
              <w:szCs w:val="28"/>
              <w:shd w:val="clear" w:color="auto" w:fill="E6E6E6"/>
            </w:rPr>
          </w:pPr>
          <w:r w:rsidRPr="009C1A66">
            <w:rPr>
              <w:rFonts w:cs="Times New Roman"/>
              <w:b/>
              <w:sz w:val="32"/>
              <w:szCs w:val="28"/>
            </w:rPr>
            <w:t>SUMÁRIO</w:t>
          </w:r>
        </w:p>
        <w:p w14:paraId="2E17565A" w14:textId="77777777" w:rsidR="007844DC" w:rsidRPr="00181264" w:rsidRDefault="007844DC" w:rsidP="00EC725C">
          <w:pPr>
            <w:spacing w:line="360" w:lineRule="auto"/>
            <w:rPr>
              <w:rFonts w:cs="Times New Roman"/>
              <w:lang w:eastAsia="pt-BR"/>
            </w:rPr>
          </w:pPr>
        </w:p>
        <w:p w14:paraId="03C0195C" w14:textId="41AAF9D1" w:rsidR="00115D51" w:rsidRDefault="007844DC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181264">
            <w:rPr>
              <w:rFonts w:cs="Times New Roman"/>
              <w:color w:val="2B579A"/>
              <w:shd w:val="clear" w:color="auto" w:fill="E6E6E6"/>
            </w:rPr>
            <w:fldChar w:fldCharType="begin"/>
          </w:r>
          <w:r w:rsidRPr="00181264">
            <w:rPr>
              <w:rFonts w:cs="Times New Roman"/>
            </w:rPr>
            <w:instrText xml:space="preserve"> TOC \o "1-3" \h \z \u </w:instrText>
          </w:r>
          <w:r w:rsidRPr="00181264">
            <w:rPr>
              <w:rFonts w:cs="Times New Roman"/>
              <w:color w:val="2B579A"/>
              <w:shd w:val="clear" w:color="auto" w:fill="E6E6E6"/>
            </w:rPr>
            <w:fldChar w:fldCharType="separate"/>
          </w:r>
          <w:hyperlink w:anchor="_Toc183801337" w:history="1">
            <w:r w:rsidR="00115D51" w:rsidRPr="00270A66">
              <w:rPr>
                <w:rStyle w:val="Hyperlink"/>
                <w:noProof/>
              </w:rPr>
              <w:t>1</w:t>
            </w:r>
            <w:r w:rsidR="00115D51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115D51" w:rsidRPr="00270A66">
              <w:rPr>
                <w:rStyle w:val="Hyperlink"/>
                <w:noProof/>
              </w:rPr>
              <w:t>Introdução</w:t>
            </w:r>
            <w:r w:rsidR="00115D51">
              <w:rPr>
                <w:noProof/>
                <w:webHidden/>
              </w:rPr>
              <w:tab/>
            </w:r>
            <w:r w:rsidR="00115D51">
              <w:rPr>
                <w:noProof/>
                <w:webHidden/>
              </w:rPr>
              <w:fldChar w:fldCharType="begin"/>
            </w:r>
            <w:r w:rsidR="00115D51">
              <w:rPr>
                <w:noProof/>
                <w:webHidden/>
              </w:rPr>
              <w:instrText xml:space="preserve"> PAGEREF _Toc183801337 \h </w:instrText>
            </w:r>
            <w:r w:rsidR="00115D51">
              <w:rPr>
                <w:noProof/>
                <w:webHidden/>
              </w:rPr>
            </w:r>
            <w:r w:rsidR="00115D51">
              <w:rPr>
                <w:noProof/>
                <w:webHidden/>
              </w:rPr>
              <w:fldChar w:fldCharType="separate"/>
            </w:r>
            <w:r w:rsidR="00115D51">
              <w:rPr>
                <w:noProof/>
                <w:webHidden/>
              </w:rPr>
              <w:t>4</w:t>
            </w:r>
            <w:r w:rsidR="00115D51">
              <w:rPr>
                <w:noProof/>
                <w:webHidden/>
              </w:rPr>
              <w:fldChar w:fldCharType="end"/>
            </w:r>
          </w:hyperlink>
        </w:p>
        <w:p w14:paraId="7B998681" w14:textId="61249C8D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38" w:history="1">
            <w:r w:rsidRPr="00270A66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09E2" w14:textId="79516C64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39" w:history="1">
            <w:r w:rsidRPr="00270A66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093B" w14:textId="0A88C649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0" w:history="1">
            <w:r w:rsidRPr="00270A66">
              <w:rPr>
                <w:rStyle w:val="Hyperlink"/>
                <w:noProof/>
                <w:highlight w:val="white"/>
              </w:rPr>
              <w:t>1.3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  <w:highlight w:val="white"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E603" w14:textId="0F0A9D42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1" w:history="1">
            <w:r w:rsidRPr="00270A66">
              <w:rPr>
                <w:rStyle w:val="Hyperlink"/>
                <w:noProof/>
                <w:highlight w:val="white"/>
              </w:rPr>
              <w:t>1.4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  <w:highlight w:val="white"/>
              </w:rPr>
              <w:t>Organização dos capítulos seguintes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E929" w14:textId="2096C593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42" w:history="1">
            <w:r w:rsidRPr="00270A6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270A66">
              <w:rPr>
                <w:rStyle w:val="Hyperlink"/>
                <w:noProof/>
              </w:rPr>
              <w:t>Trabalhos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1D590" w14:textId="32C9B0A1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3" w:history="1">
            <w:r w:rsidRPr="00270A66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BEF8" w14:textId="7ED58F2A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4" w:history="1">
            <w:r w:rsidRPr="00270A66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CF8C7" w14:textId="7D122BEF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45" w:history="1">
            <w:r w:rsidRPr="00270A6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270A66">
              <w:rPr>
                <w:rStyle w:val="Hyperlink"/>
                <w:noProof/>
              </w:rPr>
              <w:t>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0A51C" w14:textId="0BEA8197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46" w:history="1">
            <w:r w:rsidRPr="00270A66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1390" w14:textId="601DF24E" w:rsidR="00115D51" w:rsidRDefault="00115D51">
          <w:pPr>
            <w:pStyle w:val="TOC3"/>
            <w:rPr>
              <w:rFonts w:asciiTheme="minorHAnsi" w:hAnsiTheme="minorHAnsi" w:cstheme="minorBidi"/>
              <w:noProof/>
              <w:sz w:val="22"/>
            </w:rPr>
          </w:pPr>
          <w:hyperlink w:anchor="_Toc183801347" w:history="1">
            <w:r w:rsidRPr="00270A66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66D6" w14:textId="13AF0D7E" w:rsidR="00115D51" w:rsidRDefault="00115D51">
          <w:pPr>
            <w:pStyle w:val="TOC3"/>
            <w:rPr>
              <w:rFonts w:asciiTheme="minorHAnsi" w:hAnsiTheme="minorHAnsi" w:cstheme="minorBidi"/>
              <w:noProof/>
              <w:sz w:val="22"/>
            </w:rPr>
          </w:pPr>
          <w:hyperlink w:anchor="_Toc183801348" w:history="1">
            <w:r w:rsidRPr="00270A66">
              <w:rPr>
                <w:rStyle w:val="Hyperlink"/>
                <w:noProof/>
              </w:rPr>
              <w:t>3.1.2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Requisitos Não-Funcionais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7EC51" w14:textId="5F44717B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0" w:history="1">
            <w:r w:rsidRPr="00270A66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D1B2" w14:textId="025A51DB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1" w:history="1">
            <w:r w:rsidRPr="00270A66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4D37" w14:textId="0EB888A6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2" w:history="1">
            <w:r w:rsidRPr="00270A66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0F9E" w14:textId="2649949C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3" w:history="1">
            <w:r w:rsidRPr="00270A66">
              <w:rPr>
                <w:rStyle w:val="Hyperlink"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D1C07" w14:textId="48856A32" w:rsidR="00115D51" w:rsidRDefault="00115D51">
          <w:pPr>
            <w:pStyle w:val="TOC2"/>
            <w:rPr>
              <w:rFonts w:asciiTheme="minorHAnsi" w:hAnsiTheme="minorHAnsi" w:cstheme="minorBidi"/>
              <w:noProof/>
              <w:sz w:val="22"/>
            </w:rPr>
          </w:pPr>
          <w:hyperlink w:anchor="_Toc183801354" w:history="1">
            <w:r w:rsidRPr="00270A66">
              <w:rPr>
                <w:rStyle w:val="Hyperlink"/>
                <w:noProof/>
              </w:rPr>
              <w:t>3.6</w:t>
            </w:r>
            <w:r>
              <w:rPr>
                <w:rFonts w:asciiTheme="minorHAnsi" w:hAnsiTheme="minorHAnsi" w:cstheme="minorBidi"/>
                <w:noProof/>
                <w:sz w:val="22"/>
              </w:rPr>
              <w:tab/>
            </w:r>
            <w:r w:rsidRPr="00270A66">
              <w:rPr>
                <w:rStyle w:val="Hyperlink"/>
                <w:noProof/>
              </w:rPr>
              <w:t>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92DA7" w14:textId="665EB6F5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55" w:history="1">
            <w:r w:rsidRPr="00270A6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Pr="00270A66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5C46" w14:textId="41657AEB" w:rsidR="00115D51" w:rsidRDefault="00115D51" w:rsidP="00BD27E1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83801356" w:history="1">
            <w:r w:rsidRPr="00270A6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_Toc183801356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EE41" w14:textId="10B37D9B" w:rsidR="007844DC" w:rsidRPr="00181264" w:rsidRDefault="007844DC" w:rsidP="00EC725C">
          <w:pPr>
            <w:spacing w:line="360" w:lineRule="auto"/>
            <w:rPr>
              <w:rFonts w:cs="Times New Roman"/>
            </w:rPr>
          </w:pPr>
          <w:r w:rsidRPr="00181264">
            <w:rPr>
              <w:rFonts w:cs="Times New Roman"/>
              <w:b/>
              <w:bCs/>
              <w:color w:val="2B579A"/>
              <w:shd w:val="clear" w:color="auto" w:fill="E6E6E6"/>
            </w:rPr>
            <w:fldChar w:fldCharType="end"/>
          </w:r>
        </w:p>
      </w:sdtContent>
    </w:sdt>
    <w:p w14:paraId="2C2A9280" w14:textId="77777777" w:rsidR="00BE421C" w:rsidRDefault="00BE421C" w:rsidP="00EC725C">
      <w:pPr>
        <w:spacing w:line="360" w:lineRule="auto"/>
        <w:rPr>
          <w:rFonts w:cs="Times New Roman"/>
          <w:szCs w:val="24"/>
        </w:rPr>
      </w:pPr>
    </w:p>
    <w:p w14:paraId="1B7B4904" w14:textId="77777777" w:rsidR="002547FE" w:rsidRDefault="002547FE" w:rsidP="00EC725C">
      <w:pPr>
        <w:spacing w:line="360" w:lineRule="auto"/>
        <w:rPr>
          <w:rFonts w:cs="Times New Roman"/>
          <w:szCs w:val="24"/>
        </w:rPr>
      </w:pPr>
    </w:p>
    <w:p w14:paraId="51796A98" w14:textId="77777777" w:rsidR="002547FE" w:rsidRDefault="002547FE" w:rsidP="00EC725C">
      <w:pPr>
        <w:spacing w:line="360" w:lineRule="auto"/>
        <w:rPr>
          <w:rFonts w:cs="Times New Roman"/>
          <w:szCs w:val="24"/>
        </w:rPr>
      </w:pPr>
    </w:p>
    <w:p w14:paraId="74F24BCC" w14:textId="77777777" w:rsidR="002547FE" w:rsidRDefault="002547FE" w:rsidP="00EC725C">
      <w:pPr>
        <w:spacing w:line="360" w:lineRule="auto"/>
        <w:rPr>
          <w:rFonts w:cs="Times New Roman"/>
          <w:szCs w:val="24"/>
        </w:rPr>
      </w:pPr>
    </w:p>
    <w:p w14:paraId="172C0760" w14:textId="1926987B" w:rsidR="002547FE" w:rsidRPr="00181264" w:rsidRDefault="00931029" w:rsidP="00931029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CC09A54" w14:textId="0352280B" w:rsidR="00DF5A9C" w:rsidRPr="00DF5A9C" w:rsidRDefault="3682152A" w:rsidP="00DF5A9C">
      <w:pPr>
        <w:pStyle w:val="Heading1"/>
      </w:pPr>
      <w:bookmarkStart w:id="0" w:name="_Toc183801337"/>
      <w:r>
        <w:lastRenderedPageBreak/>
        <w:t>Introdução</w:t>
      </w:r>
      <w:bookmarkEnd w:id="0"/>
    </w:p>
    <w:p w14:paraId="509935B6" w14:textId="77777777" w:rsidR="00DA340F" w:rsidRPr="00DA340F" w:rsidRDefault="00DA340F" w:rsidP="00F165C7"/>
    <w:p w14:paraId="5A65A261" w14:textId="3BE755C8" w:rsidR="00931029" w:rsidRPr="00931029" w:rsidRDefault="00931029" w:rsidP="00931029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00931029">
        <w:rPr>
          <w:rStyle w:val="CommentReference"/>
          <w:rFonts w:cs="Times New Roman"/>
          <w:sz w:val="24"/>
          <w:szCs w:val="24"/>
        </w:rPr>
        <w:t>A tecnologia móvel tem transformado significativamente o cenário educacional e de comunicação, oferecendo novas oportunidades para o desenvolvimento linguístico e educacional de grupos historicamente marginalizados, como os surdos. A Fonoaudiologia Bilíngue (FB) emergiu como uma resposta inovadora para promover a saúde comunicativa através da língua de sinais (LS) e do bilinguismo educacional. Este campo interdisciplinar não apenas facilita a aquisição típica da LS, mas também fortalece o aprendizado bilíngue para aprendizes surdos, integrando-se profundamente ao ambiente educacional.</w:t>
      </w:r>
    </w:p>
    <w:p w14:paraId="67797EA6" w14:textId="07BE91F2" w:rsidR="00931029" w:rsidRPr="00931029" w:rsidRDefault="1BADC588" w:rsidP="49E3199F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4665D820">
        <w:rPr>
          <w:rStyle w:val="CommentReference"/>
          <w:rFonts w:cs="Times New Roman"/>
          <w:sz w:val="24"/>
          <w:szCs w:val="24"/>
        </w:rPr>
        <w:t>Nos últimos anos,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o crescimento exponencial da utilização de </w:t>
      </w:r>
      <w:r w:rsidR="00931029" w:rsidRPr="4665D820">
        <w:rPr>
          <w:rStyle w:val="CommentReference"/>
          <w:rFonts w:cs="Times New Roman"/>
          <w:i/>
          <w:sz w:val="24"/>
          <w:szCs w:val="24"/>
        </w:rPr>
        <w:t>smartphones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no Brasil</w:t>
      </w:r>
      <w:r w:rsidR="0DE0A11B">
        <w:rPr>
          <w:rStyle w:val="CommentReference"/>
          <w:rFonts w:cs="Times New Roman"/>
          <w:sz w:val="24"/>
          <w:szCs w:val="24"/>
        </w:rPr>
        <w:t xml:space="preserve"> </w:t>
      </w:r>
      <w:sdt>
        <w:sdtPr>
          <w:rPr>
            <w:rStyle w:val="CommentReference"/>
            <w:rFonts w:cs="Times New Roman"/>
            <w:sz w:val="24"/>
            <w:szCs w:val="24"/>
          </w:rPr>
          <w:id w:val="266510452"/>
          <w:citation/>
        </w:sdtPr>
        <w:sdtContent>
          <w:r w:rsidR="00D053C2">
            <w:rPr>
              <w:rStyle w:val="CommentReference"/>
              <w:rFonts w:cs="Times New Roman"/>
              <w:sz w:val="24"/>
              <w:szCs w:val="24"/>
            </w:rPr>
            <w:fldChar w:fldCharType="begin"/>
          </w:r>
          <w:r w:rsidR="008F7826">
            <w:rPr>
              <w:rStyle w:val="CommentReference"/>
              <w:rFonts w:cs="Times New Roman"/>
              <w:sz w:val="24"/>
              <w:szCs w:val="24"/>
            </w:rPr>
            <w:instrText xml:space="preserve">CITATION UsoCelulares \l 1033 </w:instrText>
          </w:r>
          <w:r w:rsidR="00D053C2">
            <w:rPr>
              <w:rStyle w:val="CommentReference"/>
              <w:rFonts w:cs="Times New Roman"/>
              <w:sz w:val="24"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>(Jornal Boa Vista, 2024)</w:t>
          </w:r>
          <w:r w:rsidR="00D053C2">
            <w:rPr>
              <w:rStyle w:val="CommentReference"/>
              <w:rFonts w:cs="Times New Roman"/>
              <w:sz w:val="24"/>
              <w:szCs w:val="24"/>
            </w:rPr>
            <w:fldChar w:fldCharType="end"/>
          </w:r>
        </w:sdtContent>
      </w:sdt>
      <w:r w:rsidR="7A37F804" w:rsidRPr="4665D820">
        <w:rPr>
          <w:rStyle w:val="CommentReference"/>
          <w:rFonts w:cs="Times New Roman"/>
          <w:sz w:val="24"/>
          <w:szCs w:val="24"/>
        </w:rPr>
        <w:t xml:space="preserve"> </w:t>
      </w:r>
      <w:r w:rsidR="4653C880" w:rsidRPr="4665D820">
        <w:rPr>
          <w:rStyle w:val="CommentReference"/>
          <w:rFonts w:cs="Times New Roman"/>
          <w:sz w:val="24"/>
          <w:szCs w:val="24"/>
        </w:rPr>
        <w:t>a</w:t>
      </w:r>
      <w:r w:rsidR="7A37F804" w:rsidRPr="4665D820">
        <w:rPr>
          <w:rStyle w:val="CommentReference"/>
          <w:rFonts w:cs="Times New Roman"/>
          <w:sz w:val="24"/>
          <w:szCs w:val="24"/>
        </w:rPr>
        <w:t>briu novas possibilidades para a educação</w:t>
      </w:r>
      <w:r w:rsidR="420B3428" w:rsidRPr="4665D820">
        <w:rPr>
          <w:rStyle w:val="CommentReference"/>
          <w:rFonts w:cs="Times New Roman"/>
          <w:sz w:val="24"/>
          <w:szCs w:val="24"/>
        </w:rPr>
        <w:t>, especialmente no que diz respeito à acessibilidade e inclusão de crianças surdas. O Aprendizado Móvel (</w:t>
      </w:r>
      <w:r w:rsidR="420B3428" w:rsidRPr="4665D820">
        <w:rPr>
          <w:rStyle w:val="CommentReference"/>
          <w:rFonts w:cs="Times New Roman"/>
          <w:i/>
          <w:sz w:val="24"/>
          <w:szCs w:val="24"/>
        </w:rPr>
        <w:t>Mobile Learning</w:t>
      </w:r>
      <w:r w:rsidR="420B3428" w:rsidRPr="4665D820">
        <w:rPr>
          <w:rStyle w:val="CommentReference"/>
          <w:rFonts w:cs="Times New Roman"/>
          <w:sz w:val="24"/>
          <w:szCs w:val="24"/>
        </w:rPr>
        <w:t xml:space="preserve">, em inglês) tem se mostrado uma ferramenta poderosa para o aprendizado, permitindo que crianças tenham acesso a </w:t>
      </w:r>
      <w:bookmarkStart w:id="1" w:name="_Int_AFIIZhuO"/>
      <w:r w:rsidR="420B3428" w:rsidRPr="4665D820">
        <w:rPr>
          <w:rStyle w:val="CommentReference"/>
          <w:rFonts w:cs="Times New Roman"/>
          <w:sz w:val="24"/>
          <w:szCs w:val="24"/>
        </w:rPr>
        <w:t>conteúdos</w:t>
      </w:r>
      <w:bookmarkEnd w:id="1"/>
      <w:r w:rsidR="420B3428" w:rsidRPr="4665D820">
        <w:rPr>
          <w:rStyle w:val="CommentReference"/>
          <w:rFonts w:cs="Times New Roman"/>
          <w:sz w:val="24"/>
          <w:szCs w:val="24"/>
        </w:rPr>
        <w:t xml:space="preserve"> educacionais de forma interativa e adaptada às suas necessidades</w:t>
      </w:r>
      <w:r w:rsidR="07ACF10A" w:rsidRPr="4665D820">
        <w:rPr>
          <w:rStyle w:val="CommentReference"/>
          <w:rFonts w:cs="Times New Roman"/>
          <w:sz w:val="24"/>
          <w:szCs w:val="24"/>
        </w:rPr>
        <w:t xml:space="preserve"> </w:t>
      </w:r>
      <w:sdt>
        <w:sdtPr>
          <w:rPr>
            <w:rStyle w:val="CommentReference"/>
            <w:rFonts w:cs="Times New Roman"/>
            <w:sz w:val="24"/>
            <w:szCs w:val="24"/>
          </w:rPr>
          <w:id w:val="-1466883127"/>
          <w:citation/>
        </w:sdtPr>
        <w:sdtContent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begin"/>
          </w:r>
          <w:r w:rsidR="008F7826">
            <w:rPr>
              <w:rStyle w:val="CommentReference"/>
              <w:rFonts w:cs="Times New Roman"/>
              <w:sz w:val="24"/>
              <w:szCs w:val="24"/>
            </w:rPr>
            <w:instrText xml:space="preserve">CITATION MobileLearning \l 1033 </w:instrTex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>(Eduvem, 2023)</w: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end"/>
          </w:r>
        </w:sdtContent>
      </w:sdt>
      <w:r w:rsidR="420B3428" w:rsidRPr="4665D820">
        <w:rPr>
          <w:rStyle w:val="CommentReference"/>
          <w:rFonts w:cs="Times New Roman"/>
          <w:sz w:val="24"/>
          <w:szCs w:val="24"/>
        </w:rPr>
        <w:t>.</w:t>
      </w:r>
    </w:p>
    <w:p w14:paraId="3B089F6F" w14:textId="45E0DA7B" w:rsidR="00931029" w:rsidRDefault="00931029" w:rsidP="68BD458E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6F30EBCD">
        <w:rPr>
          <w:rStyle w:val="CommentReference"/>
          <w:rFonts w:cs="Times New Roman"/>
          <w:sz w:val="24"/>
          <w:szCs w:val="24"/>
        </w:rPr>
        <w:t>Motivado por essa conjuntura, surge o projeto Hora da Libras</w:t>
      </w:r>
      <w:sdt>
        <w:sdtPr>
          <w:rPr>
            <w:rStyle w:val="CommentReference"/>
            <w:rFonts w:cs="Times New Roman"/>
            <w:sz w:val="24"/>
            <w:szCs w:val="24"/>
          </w:rPr>
          <w:id w:val="-1106727047"/>
          <w:citation/>
        </w:sdtPr>
        <w:sdtContent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begin"/>
          </w:r>
          <w:r w:rsidR="00B47672" w:rsidRPr="00B47672">
            <w:rPr>
              <w:rStyle w:val="CommentReference"/>
              <w:rFonts w:cs="Times New Roman"/>
              <w:sz w:val="24"/>
              <w:szCs w:val="24"/>
            </w:rPr>
            <w:instrText xml:space="preserve"> CITATION HoraDaLibras \l 1033 </w:instrTex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separate"/>
          </w:r>
          <w:r w:rsidR="00B35ED3">
            <w:rPr>
              <w:rStyle w:val="CommentReference"/>
              <w:rFonts w:cs="Times New Roman"/>
              <w:noProof/>
              <w:sz w:val="24"/>
              <w:szCs w:val="24"/>
            </w:rPr>
            <w:t xml:space="preserve"> </w:t>
          </w:r>
          <w:r w:rsidR="00B35ED3">
            <w:rPr>
              <w:rFonts w:cs="Times New Roman"/>
              <w:noProof/>
              <w:szCs w:val="24"/>
            </w:rPr>
            <w:t>(Souza, et al., 2023)</w:t>
          </w:r>
          <w:r w:rsidR="00B47672">
            <w:rPr>
              <w:rStyle w:val="CommentReference"/>
              <w:rFonts w:cs="Times New Roman"/>
              <w:sz w:val="24"/>
              <w:szCs w:val="24"/>
            </w:rPr>
            <w:fldChar w:fldCharType="end"/>
          </w:r>
        </w:sdtContent>
      </w:sdt>
      <w:r w:rsidRPr="6F30EBCD">
        <w:rPr>
          <w:rStyle w:val="CommentReference"/>
          <w:rFonts w:cs="Times New Roman"/>
          <w:sz w:val="24"/>
          <w:szCs w:val="24"/>
        </w:rPr>
        <w:t xml:space="preserve">, um aplicativo inovador concebido para ensinar LIBRAS como primeira língua, antes mesmo do </w:t>
      </w:r>
      <w:r w:rsidR="00A44A18" w:rsidRPr="6F30EBCD">
        <w:rPr>
          <w:rStyle w:val="CommentReference"/>
          <w:rFonts w:cs="Times New Roman"/>
          <w:sz w:val="24"/>
          <w:szCs w:val="24"/>
        </w:rPr>
        <w:t>P</w:t>
      </w:r>
      <w:r w:rsidRPr="6F30EBCD">
        <w:rPr>
          <w:rStyle w:val="CommentReference"/>
          <w:rFonts w:cs="Times New Roman"/>
          <w:sz w:val="24"/>
          <w:szCs w:val="24"/>
        </w:rPr>
        <w:t>ortuguês, especialmente voltado para crianças. O Hora da Libras não apenas visa suprir uma lacuna educacional, mas também almeja promover inclusão e acessibilidade desde os primeiros anos de vida, facilitando o desenvolvimento linguístico de crianças surdas.</w:t>
      </w:r>
    </w:p>
    <w:p w14:paraId="301E676D" w14:textId="1546875A" w:rsidR="1C88B260" w:rsidRDefault="2DE6213C" w:rsidP="4665D820">
      <w:pPr>
        <w:spacing w:line="360" w:lineRule="auto"/>
        <w:ind w:firstLine="708"/>
        <w:jc w:val="both"/>
        <w:rPr>
          <w:rStyle w:val="CommentReference"/>
          <w:rFonts w:cs="Times New Roman"/>
          <w:sz w:val="24"/>
          <w:szCs w:val="24"/>
        </w:rPr>
      </w:pPr>
      <w:r w:rsidRPr="4665D820">
        <w:rPr>
          <w:rStyle w:val="CommentReference"/>
          <w:rFonts w:cs="Times New Roman"/>
          <w:sz w:val="24"/>
          <w:szCs w:val="24"/>
        </w:rPr>
        <w:t>Apesar de seu potencial, o projeto Hora da Libras ainda enfrenta</w:t>
      </w:r>
      <w:r w:rsidR="00683EE9" w:rsidRPr="4665D820">
        <w:rPr>
          <w:rStyle w:val="CommentReference"/>
          <w:rFonts w:cs="Times New Roman"/>
          <w:sz w:val="24"/>
          <w:szCs w:val="24"/>
        </w:rPr>
        <w:t xml:space="preserve"> alguns</w:t>
      </w:r>
      <w:r w:rsidRPr="4665D820">
        <w:rPr>
          <w:rStyle w:val="CommentReference"/>
          <w:rFonts w:cs="Times New Roman"/>
          <w:sz w:val="24"/>
          <w:szCs w:val="24"/>
        </w:rPr>
        <w:t xml:space="preserve"> desafios. Atualmente, o aplicativo carece de um sistema de</w:t>
      </w:r>
      <w:r>
        <w:rPr>
          <w:rStyle w:val="CommentReference"/>
          <w:rFonts w:cs="Times New Roman"/>
          <w:sz w:val="24"/>
          <w:szCs w:val="24"/>
        </w:rPr>
        <w:t xml:space="preserve"> </w:t>
      </w:r>
      <w:r w:rsidR="00B47672">
        <w:rPr>
          <w:rStyle w:val="CommentReference"/>
          <w:rFonts w:cs="Times New Roman"/>
          <w:sz w:val="24"/>
          <w:szCs w:val="24"/>
        </w:rPr>
        <w:t>gestão</w:t>
      </w:r>
      <w:r w:rsidRPr="4665D820">
        <w:rPr>
          <w:rStyle w:val="CommentReference"/>
          <w:rFonts w:cs="Times New Roman"/>
          <w:sz w:val="24"/>
          <w:szCs w:val="24"/>
        </w:rPr>
        <w:t xml:space="preserve"> que permita educadores gerenciar</w:t>
      </w:r>
      <w:r w:rsidR="0004066A" w:rsidRPr="4665D820">
        <w:rPr>
          <w:rStyle w:val="CommentReference"/>
          <w:rFonts w:cs="Times New Roman"/>
          <w:sz w:val="24"/>
          <w:szCs w:val="24"/>
        </w:rPr>
        <w:t>em</w:t>
      </w:r>
      <w:r w:rsidRPr="4665D820">
        <w:rPr>
          <w:rStyle w:val="CommentReference"/>
          <w:rFonts w:cs="Times New Roman"/>
          <w:sz w:val="24"/>
          <w:szCs w:val="24"/>
        </w:rPr>
        <w:t xml:space="preserve"> e personalizar</w:t>
      </w:r>
      <w:r w:rsidR="0004066A" w:rsidRPr="4665D820">
        <w:rPr>
          <w:rStyle w:val="CommentReference"/>
          <w:rFonts w:cs="Times New Roman"/>
          <w:sz w:val="24"/>
          <w:szCs w:val="24"/>
        </w:rPr>
        <w:t>em</w:t>
      </w:r>
      <w:r w:rsidRPr="4665D820">
        <w:rPr>
          <w:rStyle w:val="CommentReference"/>
          <w:rFonts w:cs="Times New Roman"/>
          <w:sz w:val="24"/>
          <w:szCs w:val="24"/>
        </w:rPr>
        <w:t xml:space="preserve"> </w:t>
      </w:r>
      <w:bookmarkStart w:id="2" w:name="_Int_EyuDlAAO"/>
      <w:r w:rsidRPr="4665D820">
        <w:rPr>
          <w:rStyle w:val="CommentReference"/>
          <w:rFonts w:cs="Times New Roman"/>
          <w:sz w:val="24"/>
          <w:szCs w:val="24"/>
        </w:rPr>
        <w:t>conteúdos</w:t>
      </w:r>
      <w:bookmarkEnd w:id="2"/>
      <w:r w:rsidR="0004066A" w:rsidRPr="4665D820">
        <w:rPr>
          <w:rStyle w:val="CommentReference"/>
          <w:rFonts w:cs="Times New Roman"/>
          <w:sz w:val="24"/>
          <w:szCs w:val="24"/>
        </w:rPr>
        <w:t xml:space="preserve"> do aplicativo</w:t>
      </w:r>
      <w:r w:rsidRPr="4665D820">
        <w:rPr>
          <w:rStyle w:val="CommentReference"/>
          <w:rFonts w:cs="Times New Roman"/>
          <w:sz w:val="24"/>
          <w:szCs w:val="24"/>
        </w:rPr>
        <w:t xml:space="preserve"> de forma eficaz. Além disso, </w:t>
      </w:r>
      <w:r w:rsidR="00A2069A" w:rsidRPr="4665D820">
        <w:rPr>
          <w:rStyle w:val="CommentReference"/>
          <w:rFonts w:cs="Times New Roman"/>
          <w:sz w:val="24"/>
          <w:szCs w:val="24"/>
        </w:rPr>
        <w:t>é possível realizar</w:t>
      </w:r>
      <w:commentRangeStart w:id="3"/>
      <w:commentRangeStart w:id="4"/>
      <w:r w:rsidRPr="4665D820">
        <w:rPr>
          <w:rStyle w:val="CommentReference"/>
          <w:rFonts w:cs="Times New Roman"/>
          <w:sz w:val="24"/>
          <w:szCs w:val="24"/>
        </w:rPr>
        <w:t xml:space="preserve"> refinamentos na experiência do usuário</w:t>
      </w:r>
      <w:commentRangeEnd w:id="3"/>
      <w:r w:rsidR="00931029">
        <w:commentReference w:id="3"/>
      </w:r>
      <w:commentRangeEnd w:id="4"/>
      <w:r w:rsidR="009B11D7">
        <w:commentReference w:id="4"/>
      </w:r>
      <w:r w:rsidRPr="4665D820">
        <w:rPr>
          <w:rStyle w:val="CommentReference"/>
          <w:rFonts w:cs="Times New Roman"/>
          <w:sz w:val="24"/>
          <w:szCs w:val="24"/>
        </w:rPr>
        <w:t xml:space="preserve"> </w:t>
      </w:r>
      <w:r w:rsidR="00A2069A" w:rsidRPr="4665D820">
        <w:rPr>
          <w:rStyle w:val="CommentReference"/>
          <w:rFonts w:cs="Times New Roman"/>
          <w:sz w:val="24"/>
          <w:szCs w:val="24"/>
        </w:rPr>
        <w:t xml:space="preserve">e introduzir </w:t>
      </w:r>
      <w:r w:rsidRPr="4665D820">
        <w:rPr>
          <w:rStyle w:val="CommentReference"/>
          <w:rFonts w:cs="Times New Roman"/>
          <w:sz w:val="24"/>
          <w:szCs w:val="24"/>
        </w:rPr>
        <w:t xml:space="preserve">novas funcionalidades no aplicativo. </w:t>
      </w:r>
      <w:r w:rsidR="5ED38740" w:rsidRPr="4665D820">
        <w:rPr>
          <w:rStyle w:val="CommentReference"/>
          <w:rFonts w:cs="Times New Roman"/>
          <w:sz w:val="24"/>
          <w:szCs w:val="24"/>
        </w:rPr>
        <w:t xml:space="preserve">Com isso, </w:t>
      </w:r>
      <w:r w:rsidR="7400CEC8" w:rsidRPr="4665D820">
        <w:rPr>
          <w:rStyle w:val="CommentReference"/>
          <w:rFonts w:cs="Times New Roman"/>
          <w:sz w:val="24"/>
          <w:szCs w:val="24"/>
        </w:rPr>
        <w:t>e</w:t>
      </w:r>
      <w:r w:rsidR="4967F325" w:rsidRPr="4665D820">
        <w:rPr>
          <w:rStyle w:val="CommentReference"/>
          <w:rFonts w:cs="Times New Roman"/>
          <w:sz w:val="24"/>
          <w:szCs w:val="24"/>
        </w:rPr>
        <w:t>sta proposta de TCC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explora a continuidade e expansão desse projeto para potencializar </w:t>
      </w:r>
      <w:r w:rsidR="6EE413BB" w:rsidRPr="4665D820">
        <w:rPr>
          <w:rStyle w:val="CommentReference"/>
          <w:rFonts w:cs="Times New Roman"/>
          <w:sz w:val="24"/>
          <w:szCs w:val="24"/>
        </w:rPr>
        <w:t>seu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impacto educacional.</w:t>
      </w:r>
      <w:r w:rsidR="66932535" w:rsidRPr="4665D820">
        <w:rPr>
          <w:rStyle w:val="CommentReference"/>
          <w:rFonts w:cs="Times New Roman"/>
          <w:sz w:val="24"/>
          <w:szCs w:val="24"/>
        </w:rPr>
        <w:t xml:space="preserve"> Essas melhorias são essenciais para que o Hora da Libras se torne uma ferramenta</w:t>
      </w:r>
      <w:r w:rsidR="66932535" w:rsidRPr="4665D820" w:rsidDel="009C7C65">
        <w:rPr>
          <w:rStyle w:val="CommentReference"/>
          <w:rFonts w:cs="Times New Roman"/>
          <w:sz w:val="24"/>
          <w:szCs w:val="24"/>
        </w:rPr>
        <w:t xml:space="preserve"> </w:t>
      </w:r>
      <w:r w:rsidR="66932535" w:rsidRPr="4665D820">
        <w:rPr>
          <w:rStyle w:val="CommentReference"/>
          <w:rFonts w:cs="Times New Roman"/>
          <w:sz w:val="24"/>
          <w:szCs w:val="24"/>
        </w:rPr>
        <w:t>eficiente no ensino de LIBRAS como primeira língua.</w:t>
      </w:r>
      <w:r w:rsidR="00931029" w:rsidRPr="4665D820">
        <w:rPr>
          <w:rStyle w:val="CommentReference"/>
          <w:rFonts w:cs="Times New Roman"/>
          <w:sz w:val="24"/>
          <w:szCs w:val="24"/>
        </w:rPr>
        <w:t xml:space="preserve"> </w:t>
      </w:r>
    </w:p>
    <w:p w14:paraId="4DC4B12A" w14:textId="77777777" w:rsidR="00C4346D" w:rsidRDefault="00C4346D">
      <w:pPr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</w:rPr>
        <w:br w:type="page"/>
      </w:r>
    </w:p>
    <w:p w14:paraId="70ED0E70" w14:textId="6FE8B716" w:rsidR="00245707" w:rsidRDefault="0052626D" w:rsidP="00DF5A9C">
      <w:pPr>
        <w:pStyle w:val="Heading2"/>
      </w:pPr>
      <w:bookmarkStart w:id="6" w:name="_Toc183801338"/>
      <w:r>
        <w:lastRenderedPageBreak/>
        <w:t>Motivação</w:t>
      </w:r>
      <w:bookmarkEnd w:id="6"/>
    </w:p>
    <w:p w14:paraId="25AB91DB" w14:textId="77777777" w:rsidR="00DA340F" w:rsidRPr="00DA340F" w:rsidRDefault="00DA340F" w:rsidP="00F165C7"/>
    <w:p w14:paraId="7EA3EB03" w14:textId="328E62EC" w:rsidR="00D16068" w:rsidRDefault="613032F1" w:rsidP="49BCAC31">
      <w:pPr>
        <w:spacing w:line="360" w:lineRule="auto"/>
        <w:ind w:firstLine="708"/>
        <w:jc w:val="both"/>
        <w:rPr>
          <w:rFonts w:eastAsia="Times New Roman" w:cs="Times New Roman"/>
          <w:color w:val="000000" w:themeColor="text1"/>
          <w:szCs w:val="24"/>
        </w:rPr>
      </w:pPr>
      <w:r w:rsidRPr="68BD458E">
        <w:rPr>
          <w:rFonts w:eastAsia="Times New Roman" w:cs="Times New Roman"/>
          <w:color w:val="000000" w:themeColor="text1"/>
          <w:szCs w:val="24"/>
        </w:rPr>
        <w:t>O desenvolvimento educacional de crianças surdas no Brasil enfrenta desafios significativos, especialmente no que diz respeito ao acesso precoce à Língua Brasileira de Sinais. A comunicação eficaz é um elemento fundamental para o crescimento cognitivo e social dessas crianças, e a falta de recursos adequados para a aprendizagem da LIBRAS pode limitar seu potencial de desenvolvimento. Diante disso, há uma necessidade urgente de soluções inovadoras que tornem o aprendizado da LIBRAS mais acessível e envolvente, desde os primeiros anos de vida.</w:t>
      </w:r>
    </w:p>
    <w:p w14:paraId="47F19EA4" w14:textId="219961A8" w:rsidR="00D16068" w:rsidRDefault="613032F1" w:rsidP="49BCAC31">
      <w:pPr>
        <w:spacing w:line="360" w:lineRule="auto"/>
        <w:ind w:firstLine="708"/>
        <w:jc w:val="both"/>
        <w:rPr>
          <w:rFonts w:eastAsia="Times New Roman" w:cs="Times New Roman"/>
          <w:color w:val="000000" w:themeColor="text1"/>
          <w:szCs w:val="24"/>
        </w:rPr>
      </w:pPr>
      <w:r w:rsidRPr="4665D820">
        <w:rPr>
          <w:rFonts w:eastAsia="Times New Roman" w:cs="Times New Roman"/>
          <w:color w:val="000000" w:themeColor="text1"/>
          <w:szCs w:val="24"/>
        </w:rPr>
        <w:t xml:space="preserve">Motivado por essa conjuntura, o projeto Hora da Libras visa preencher uma lacuna crítica no campo da educação para surdos, utilizando a tecnologia móvel para ensinar LIBRAS como primeira língua. O desenvolvimento de um </w:t>
      </w:r>
      <w:r w:rsidR="19380B91" w:rsidRPr="4665D820">
        <w:rPr>
          <w:rFonts w:eastAsia="Times New Roman" w:cs="Times New Roman"/>
          <w:color w:val="000000" w:themeColor="text1"/>
          <w:szCs w:val="24"/>
        </w:rPr>
        <w:t>sistema de gestão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 </w:t>
      </w:r>
      <w:r w:rsidR="003A7197" w:rsidRPr="4665D820">
        <w:rPr>
          <w:rFonts w:eastAsia="Times New Roman" w:cs="Times New Roman"/>
          <w:color w:val="000000" w:themeColor="text1"/>
          <w:szCs w:val="24"/>
        </w:rPr>
        <w:t xml:space="preserve">possibilitaria a </w:t>
      </w:r>
      <w:r w:rsidRPr="4665D820">
        <w:rPr>
          <w:rFonts w:eastAsia="Times New Roman" w:cs="Times New Roman"/>
          <w:color w:val="000000" w:themeColor="text1"/>
          <w:szCs w:val="24"/>
        </w:rPr>
        <w:t>educadores personaliz</w:t>
      </w:r>
      <w:r w:rsidR="00692CD4" w:rsidRPr="4665D820">
        <w:rPr>
          <w:rFonts w:eastAsia="Times New Roman" w:cs="Times New Roman"/>
          <w:color w:val="000000" w:themeColor="text1"/>
          <w:szCs w:val="24"/>
        </w:rPr>
        <w:t>ar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em e </w:t>
      </w:r>
      <w:r w:rsidR="00692CD4" w:rsidRPr="4665D820">
        <w:rPr>
          <w:rFonts w:eastAsia="Times New Roman" w:cs="Times New Roman"/>
          <w:color w:val="000000" w:themeColor="text1"/>
          <w:szCs w:val="24"/>
        </w:rPr>
        <w:t xml:space="preserve">distribuírem </w:t>
      </w:r>
      <w:r w:rsidR="47078515" w:rsidRPr="4665D820">
        <w:rPr>
          <w:rFonts w:eastAsia="Times New Roman" w:cs="Times New Roman"/>
          <w:color w:val="000000" w:themeColor="text1"/>
          <w:szCs w:val="24"/>
        </w:rPr>
        <w:t>nov</w:t>
      </w:r>
      <w:r w:rsidR="00B47672">
        <w:rPr>
          <w:rFonts w:eastAsia="Times New Roman" w:cs="Times New Roman"/>
          <w:color w:val="000000" w:themeColor="text1"/>
          <w:szCs w:val="24"/>
        </w:rPr>
        <w:t>a</w:t>
      </w:r>
      <w:r w:rsidR="47078515" w:rsidRPr="4665D820">
        <w:rPr>
          <w:rFonts w:eastAsia="Times New Roman" w:cs="Times New Roman"/>
          <w:color w:val="000000" w:themeColor="text1"/>
          <w:szCs w:val="24"/>
        </w:rPr>
        <w:t>s</w:t>
      </w:r>
      <w:r w:rsidR="00B47672">
        <w:rPr>
          <w:rFonts w:eastAsia="Times New Roman" w:cs="Times New Roman"/>
          <w:color w:val="000000" w:themeColor="text1"/>
          <w:szCs w:val="24"/>
        </w:rPr>
        <w:t xml:space="preserve"> unidades, fases e</w:t>
      </w:r>
      <w:r w:rsidR="47078515" w:rsidRPr="4665D820">
        <w:rPr>
          <w:rFonts w:eastAsia="Times New Roman" w:cs="Times New Roman"/>
          <w:color w:val="000000" w:themeColor="text1"/>
          <w:szCs w:val="24"/>
        </w:rPr>
        <w:t xml:space="preserve"> exercícios </w:t>
      </w:r>
      <w:r w:rsidRPr="4665D820">
        <w:rPr>
          <w:rFonts w:eastAsia="Times New Roman" w:cs="Times New Roman"/>
          <w:color w:val="000000" w:themeColor="text1"/>
          <w:szCs w:val="24"/>
        </w:rPr>
        <w:t>de maneira eficiente</w:t>
      </w:r>
      <w:r w:rsidR="11340CDF" w:rsidRPr="4665D820">
        <w:rPr>
          <w:rFonts w:eastAsia="Times New Roman" w:cs="Times New Roman"/>
          <w:color w:val="000000" w:themeColor="text1"/>
          <w:szCs w:val="24"/>
        </w:rPr>
        <w:t xml:space="preserve"> para seus alunos</w:t>
      </w:r>
      <w:r w:rsidRPr="4665D820">
        <w:rPr>
          <w:rFonts w:eastAsia="Times New Roman" w:cs="Times New Roman"/>
          <w:color w:val="000000" w:themeColor="text1"/>
          <w:szCs w:val="24"/>
        </w:rPr>
        <w:t>. Isso não só amplia</w:t>
      </w:r>
      <w:r w:rsidR="00692CD4" w:rsidRPr="4665D820">
        <w:rPr>
          <w:rFonts w:eastAsia="Times New Roman" w:cs="Times New Roman"/>
          <w:color w:val="000000" w:themeColor="text1"/>
          <w:szCs w:val="24"/>
        </w:rPr>
        <w:t>ria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 as possibilidades pedagógicas, mas também facilita</w:t>
      </w:r>
      <w:r w:rsidR="00692CD4" w:rsidRPr="4665D820">
        <w:rPr>
          <w:rFonts w:eastAsia="Times New Roman" w:cs="Times New Roman"/>
          <w:color w:val="000000" w:themeColor="text1"/>
          <w:szCs w:val="24"/>
        </w:rPr>
        <w:t>ria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 a implementação de jornadas de aprendizado estruturadas, </w:t>
      </w:r>
      <w:r w:rsidR="00711F74" w:rsidRPr="4665D820">
        <w:rPr>
          <w:rFonts w:eastAsia="Times New Roman" w:cs="Times New Roman"/>
          <w:color w:val="000000" w:themeColor="text1"/>
          <w:szCs w:val="24"/>
        </w:rPr>
        <w:t xml:space="preserve">facilitando o </w:t>
      </w:r>
      <w:r w:rsidRPr="4665D820">
        <w:rPr>
          <w:rFonts w:eastAsia="Times New Roman" w:cs="Times New Roman"/>
          <w:color w:val="000000" w:themeColor="text1"/>
          <w:szCs w:val="24"/>
        </w:rPr>
        <w:t xml:space="preserve">acesso </w:t>
      </w:r>
      <w:r w:rsidR="00711F74" w:rsidRPr="4665D820">
        <w:rPr>
          <w:rFonts w:eastAsia="Times New Roman" w:cs="Times New Roman"/>
          <w:color w:val="000000" w:themeColor="text1"/>
          <w:szCs w:val="24"/>
        </w:rPr>
        <w:t xml:space="preserve">de crianças surdas </w:t>
      </w:r>
      <w:r w:rsidRPr="4665D820">
        <w:rPr>
          <w:rFonts w:eastAsia="Times New Roman" w:cs="Times New Roman"/>
          <w:color w:val="000000" w:themeColor="text1"/>
          <w:szCs w:val="24"/>
        </w:rPr>
        <w:t>a uma educação de qualidade.</w:t>
      </w:r>
    </w:p>
    <w:p w14:paraId="4E140682" w14:textId="0BC33BBF" w:rsidR="00A22A43" w:rsidRPr="00D16068" w:rsidRDefault="00A22A43" w:rsidP="00BD27E1">
      <w:pPr>
        <w:spacing w:line="360" w:lineRule="auto"/>
        <w:jc w:val="both"/>
        <w:rPr>
          <w:rFonts w:eastAsia="Roboto" w:cs="Times New Roman"/>
          <w:szCs w:val="24"/>
        </w:rPr>
      </w:pPr>
    </w:p>
    <w:p w14:paraId="43243265" w14:textId="638DDD6B" w:rsidR="00D15809" w:rsidRDefault="0052626D" w:rsidP="00DF5A9C">
      <w:pPr>
        <w:pStyle w:val="Heading2"/>
      </w:pPr>
      <w:bookmarkStart w:id="7" w:name="_Toc183801339"/>
      <w:r>
        <w:t>Objetivos</w:t>
      </w:r>
      <w:bookmarkEnd w:id="7"/>
    </w:p>
    <w:p w14:paraId="2097E7B7" w14:textId="77777777" w:rsidR="00DA340F" w:rsidRPr="00DA340F" w:rsidRDefault="00DA340F" w:rsidP="00F165C7"/>
    <w:p w14:paraId="1EC996FA" w14:textId="11CE61DA" w:rsidR="00D16068" w:rsidRDefault="00D16068" w:rsidP="00A425DF">
      <w:pPr>
        <w:spacing w:line="360" w:lineRule="auto"/>
        <w:ind w:firstLine="708"/>
        <w:jc w:val="both"/>
        <w:rPr>
          <w:rFonts w:eastAsia="Roboto" w:cs="Times New Roman"/>
          <w:szCs w:val="24"/>
        </w:rPr>
      </w:pPr>
      <w:r w:rsidRPr="4665D820">
        <w:rPr>
          <w:rFonts w:eastAsia="Roboto" w:cs="Times New Roman"/>
          <w:szCs w:val="24"/>
        </w:rPr>
        <w:t>Este trabalho tem como objetivo principal</w:t>
      </w:r>
      <w:r w:rsidR="18C78B57" w:rsidRPr="4665D820">
        <w:rPr>
          <w:rFonts w:eastAsia="Roboto" w:cs="Times New Roman"/>
          <w:szCs w:val="24"/>
        </w:rPr>
        <w:t xml:space="preserve"> </w:t>
      </w:r>
      <w:r w:rsidR="00C77F57" w:rsidRPr="4665D820">
        <w:rPr>
          <w:rFonts w:eastAsia="Roboto" w:cs="Times New Roman"/>
          <w:szCs w:val="24"/>
        </w:rPr>
        <w:t xml:space="preserve">viabilizar </w:t>
      </w:r>
      <w:r w:rsidR="1F385A35" w:rsidRPr="4665D820">
        <w:rPr>
          <w:rFonts w:eastAsia="Roboto" w:cs="Times New Roman"/>
          <w:szCs w:val="24"/>
        </w:rPr>
        <w:t>o ensino de LIBRAS como primeira língua</w:t>
      </w:r>
      <w:r w:rsidR="00366F5E" w:rsidRPr="4665D820">
        <w:rPr>
          <w:rFonts w:eastAsia="Roboto" w:cs="Times New Roman"/>
          <w:szCs w:val="24"/>
        </w:rPr>
        <w:t>, através d</w:t>
      </w:r>
      <w:r w:rsidR="00367256" w:rsidRPr="4665D820">
        <w:rPr>
          <w:rFonts w:eastAsia="Roboto" w:cs="Times New Roman"/>
          <w:szCs w:val="24"/>
        </w:rPr>
        <w:t>a criação de um sistema de gestão para educadores</w:t>
      </w:r>
      <w:r w:rsidR="00355AA2" w:rsidRPr="4665D820">
        <w:rPr>
          <w:rFonts w:eastAsia="Roboto" w:cs="Times New Roman"/>
          <w:szCs w:val="24"/>
        </w:rPr>
        <w:t>,</w:t>
      </w:r>
      <w:r w:rsidR="00367256" w:rsidRPr="4665D820">
        <w:rPr>
          <w:rFonts w:eastAsia="Roboto" w:cs="Times New Roman"/>
          <w:szCs w:val="24"/>
        </w:rPr>
        <w:t xml:space="preserve"> que permita alimentar </w:t>
      </w:r>
      <w:r w:rsidR="00E0087F" w:rsidRPr="4665D820">
        <w:rPr>
          <w:rFonts w:eastAsia="Roboto" w:cs="Times New Roman"/>
          <w:szCs w:val="24"/>
        </w:rPr>
        <w:t>o aplicativo Hora da Libras com todo o conteúdo educacional.</w:t>
      </w:r>
    </w:p>
    <w:p w14:paraId="25A2D83F" w14:textId="6F87D316" w:rsidR="00F22D23" w:rsidRDefault="00F22D23" w:rsidP="4665D820">
      <w:pPr>
        <w:spacing w:line="360" w:lineRule="auto"/>
        <w:ind w:firstLine="708"/>
        <w:jc w:val="both"/>
        <w:rPr>
          <w:rFonts w:eastAsia="Roboto" w:cs="Times New Roman"/>
          <w:szCs w:val="24"/>
        </w:rPr>
      </w:pPr>
      <w:r w:rsidRPr="4665D820">
        <w:rPr>
          <w:rFonts w:eastAsia="Roboto" w:cs="Times New Roman"/>
          <w:szCs w:val="24"/>
        </w:rPr>
        <w:t>O sistema de gestão para educadores deve possibilitar</w:t>
      </w:r>
      <w:r w:rsidR="00C4346D">
        <w:rPr>
          <w:rFonts w:eastAsia="Roboto" w:cs="Times New Roman"/>
          <w:szCs w:val="24"/>
        </w:rPr>
        <w:t xml:space="preserve"> que eles</w:t>
      </w:r>
      <w:r w:rsidR="00C06188" w:rsidRPr="4665D820">
        <w:rPr>
          <w:rFonts w:eastAsia="Roboto" w:cs="Times New Roman"/>
          <w:szCs w:val="24"/>
        </w:rPr>
        <w:t>:</w:t>
      </w:r>
    </w:p>
    <w:p w14:paraId="180BE8FB" w14:textId="365F368E" w:rsidR="00E62A87" w:rsidRDefault="00C4346D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</w:rPr>
      </w:pPr>
      <w:r w:rsidRPr="68BD458E">
        <w:rPr>
          <w:rFonts w:eastAsia="Roboto" w:cs="Times New Roman"/>
          <w:szCs w:val="24"/>
          <w:highlight w:val="white"/>
        </w:rPr>
        <w:t>Criem e personalizem</w:t>
      </w:r>
      <w:r>
        <w:rPr>
          <w:rFonts w:eastAsia="Roboto" w:cs="Times New Roman"/>
          <w:szCs w:val="24"/>
          <w:highlight w:val="white"/>
        </w:rPr>
        <w:t xml:space="preserve"> </w:t>
      </w:r>
      <w:del w:id="8" w:author="RAUL MARTINS FURTADO FERNANDES" w:date="2025-10-04T19:43:00Z" w16du:dateUtc="2025-10-04T22:43:00Z">
        <w:r w:rsidDel="00803CBF">
          <w:rPr>
            <w:rFonts w:eastAsia="Roboto" w:cs="Times New Roman"/>
            <w:szCs w:val="24"/>
            <w:highlight w:val="white"/>
          </w:rPr>
          <w:delText>unidades</w:delText>
        </w:r>
      </w:del>
      <w:ins w:id="9" w:author="RAUL MARTINS FURTADO FERNANDES" w:date="2025-10-04T19:43:00Z" w16du:dateUtc="2025-10-04T22:43:00Z">
        <w:r w:rsidR="00803CBF">
          <w:rPr>
            <w:rFonts w:eastAsia="Roboto" w:cs="Times New Roman"/>
            <w:szCs w:val="24"/>
            <w:highlight w:val="white"/>
          </w:rPr>
          <w:t>trilhas</w:t>
        </w:r>
      </w:ins>
      <w:r>
        <w:rPr>
          <w:rFonts w:eastAsia="Roboto" w:cs="Times New Roman"/>
          <w:szCs w:val="24"/>
          <w:highlight w:val="white"/>
        </w:rPr>
        <w:t>, fases e</w:t>
      </w:r>
      <w:r w:rsidRPr="68BD458E">
        <w:rPr>
          <w:rFonts w:eastAsia="Roboto" w:cs="Times New Roman"/>
          <w:szCs w:val="24"/>
          <w:highlight w:val="white"/>
        </w:rPr>
        <w:t xml:space="preserve"> exercícios, trabalhando com diferentes </w:t>
      </w:r>
      <w:del w:id="10" w:author="RAUL MARTINS FURTADO FERNANDES" w:date="2025-10-04T19:46:00Z" w16du:dateUtc="2025-10-04T22:46:00Z">
        <w:r w:rsidRPr="68BD458E" w:rsidDel="00803CBF">
          <w:rPr>
            <w:rFonts w:eastAsia="Roboto" w:cs="Times New Roman"/>
            <w:szCs w:val="24"/>
            <w:highlight w:val="white"/>
          </w:rPr>
          <w:delText>níveis linguísticos</w:delText>
        </w:r>
      </w:del>
      <w:ins w:id="11" w:author="RAUL MARTINS FURTADO FERNANDES" w:date="2025-10-04T19:46:00Z" w16du:dateUtc="2025-10-04T22:46:00Z">
        <w:r w:rsidR="00803CBF">
          <w:rPr>
            <w:rFonts w:eastAsia="Roboto" w:cs="Times New Roman"/>
            <w:szCs w:val="24"/>
            <w:highlight w:val="white"/>
          </w:rPr>
          <w:t>aspectos pedagógicos</w:t>
        </w:r>
      </w:ins>
      <w:r w:rsidRPr="68BD458E">
        <w:rPr>
          <w:rFonts w:eastAsia="Roboto" w:cs="Times New Roman"/>
          <w:szCs w:val="24"/>
          <w:highlight w:val="white"/>
        </w:rPr>
        <w:t xml:space="preserve"> e promovendo o desenvolvimento </w:t>
      </w:r>
      <w:r>
        <w:rPr>
          <w:rFonts w:eastAsia="Roboto" w:cs="Times New Roman"/>
          <w:szCs w:val="24"/>
          <w:highlight w:val="white"/>
        </w:rPr>
        <w:t xml:space="preserve">educacional </w:t>
      </w:r>
      <w:r w:rsidRPr="68BD458E">
        <w:rPr>
          <w:rFonts w:eastAsia="Roboto" w:cs="Times New Roman"/>
          <w:szCs w:val="24"/>
          <w:highlight w:val="white"/>
        </w:rPr>
        <w:t>do aluno</w:t>
      </w:r>
      <w:r>
        <w:rPr>
          <w:rFonts w:eastAsia="Roboto" w:cs="Times New Roman"/>
          <w:szCs w:val="24"/>
        </w:rPr>
        <w:t>;</w:t>
      </w:r>
    </w:p>
    <w:p w14:paraId="59AF6637" w14:textId="0C4B8AA7" w:rsidR="00E62A87" w:rsidRDefault="00E62A87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</w:rPr>
      </w:pPr>
      <w:r w:rsidRPr="68BD458E">
        <w:rPr>
          <w:rFonts w:eastAsia="Roboto" w:cs="Times New Roman"/>
          <w:szCs w:val="24"/>
          <w:highlight w:val="white"/>
        </w:rPr>
        <w:t xml:space="preserve">Consultem o </w:t>
      </w:r>
      <w:del w:id="12" w:author="RAUL MARTINS FURTADO FERNANDES" w:date="2025-10-04T19:44:00Z" w16du:dateUtc="2025-10-04T22:44:00Z">
        <w:r w:rsidRPr="68BD458E" w:rsidDel="00803CBF">
          <w:rPr>
            <w:rFonts w:eastAsia="Roboto" w:cs="Times New Roman"/>
            <w:szCs w:val="24"/>
            <w:highlight w:val="white"/>
          </w:rPr>
          <w:delText>Dicionário de Termos</w:delText>
        </w:r>
      </w:del>
      <w:ins w:id="13" w:author="RAUL MARTINS FURTADO FERNANDES" w:date="2025-10-04T19:44:00Z" w16du:dateUtc="2025-10-04T22:44:00Z">
        <w:r w:rsidR="00803CBF">
          <w:rPr>
            <w:rFonts w:eastAsia="Roboto" w:cs="Times New Roman"/>
            <w:szCs w:val="24"/>
            <w:highlight w:val="white"/>
          </w:rPr>
          <w:t>Repositório Fonológico</w:t>
        </w:r>
      </w:ins>
      <w:r w:rsidRPr="68BD458E">
        <w:rPr>
          <w:rFonts w:eastAsia="Roboto" w:cs="Times New Roman"/>
          <w:szCs w:val="24"/>
          <w:highlight w:val="white"/>
        </w:rPr>
        <w:t xml:space="preserve"> do Hora da Libras</w:t>
      </w:r>
      <w:r>
        <w:rPr>
          <w:rFonts w:eastAsia="Roboto" w:cs="Times New Roman"/>
          <w:szCs w:val="24"/>
        </w:rPr>
        <w:t>;</w:t>
      </w:r>
    </w:p>
    <w:p w14:paraId="5F81060D" w14:textId="340F98DD" w:rsidR="00C4346D" w:rsidRPr="00E62A87" w:rsidRDefault="00E62A87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r w:rsidRPr="4665D820">
        <w:rPr>
          <w:rFonts w:eastAsia="Roboto" w:cs="Times New Roman"/>
          <w:szCs w:val="24"/>
          <w:highlight w:val="white"/>
        </w:rPr>
        <w:t xml:space="preserve">Adicionem novos termos e </w:t>
      </w:r>
      <w:del w:id="14" w:author="RAUL MARTINS FURTADO FERNANDES" w:date="2025-10-04T19:47:00Z" w16du:dateUtc="2025-10-04T22:47:00Z">
        <w:r w:rsidDel="00803CBF">
          <w:rPr>
            <w:rFonts w:eastAsia="Roboto" w:cs="Times New Roman"/>
            <w:szCs w:val="24"/>
            <w:highlight w:val="white"/>
          </w:rPr>
          <w:delText xml:space="preserve">representações </w:delText>
        </w:r>
        <w:r w:rsidRPr="4665D820" w:rsidDel="00803CBF">
          <w:rPr>
            <w:rFonts w:eastAsia="Roboto" w:cs="Times New Roman"/>
            <w:szCs w:val="24"/>
            <w:highlight w:val="white"/>
          </w:rPr>
          <w:delText>regionalizadas</w:delText>
        </w:r>
      </w:del>
      <w:ins w:id="15" w:author="RAUL MARTINS FURTADO FERNANDES" w:date="2025-10-04T19:47:00Z" w16du:dateUtc="2025-10-04T22:47:00Z">
        <w:r w:rsidR="00803CBF">
          <w:rPr>
            <w:rFonts w:eastAsia="Roboto" w:cs="Times New Roman"/>
            <w:szCs w:val="24"/>
            <w:highlight w:val="white"/>
          </w:rPr>
          <w:t>recursos</w:t>
        </w:r>
      </w:ins>
      <w:r w:rsidRPr="4665D820">
        <w:rPr>
          <w:rFonts w:eastAsia="Roboto" w:cs="Times New Roman"/>
          <w:szCs w:val="24"/>
          <w:highlight w:val="white"/>
        </w:rPr>
        <w:t xml:space="preserve"> para o </w:t>
      </w:r>
      <w:del w:id="16" w:author="RAUL MARTINS FURTADO FERNANDES" w:date="2025-10-04T19:47:00Z" w16du:dateUtc="2025-10-04T22:47:00Z">
        <w:r w:rsidRPr="4665D820" w:rsidDel="00803CBF">
          <w:rPr>
            <w:rFonts w:eastAsia="Roboto" w:cs="Times New Roman"/>
            <w:szCs w:val="24"/>
            <w:highlight w:val="white"/>
          </w:rPr>
          <w:delText>Dicionário de Termos</w:delText>
        </w:r>
      </w:del>
      <w:ins w:id="17" w:author="RAUL MARTINS FURTADO FERNANDES" w:date="2025-10-04T19:47:00Z" w16du:dateUtc="2025-10-04T22:47:00Z">
        <w:r w:rsidR="00803CBF">
          <w:rPr>
            <w:rFonts w:eastAsia="Roboto" w:cs="Times New Roman"/>
            <w:szCs w:val="24"/>
            <w:highlight w:val="white"/>
          </w:rPr>
          <w:t>Acervo de Conteúdo</w:t>
        </w:r>
      </w:ins>
      <w:r w:rsidRPr="4665D820">
        <w:rPr>
          <w:rFonts w:eastAsia="Roboto" w:cs="Times New Roman"/>
          <w:szCs w:val="24"/>
          <w:highlight w:val="white"/>
        </w:rPr>
        <w:t xml:space="preserve"> do Hora da Libras;</w:t>
      </w:r>
    </w:p>
    <w:p w14:paraId="3F6C702F" w14:textId="4B0E6BA1" w:rsidR="00E62A87" w:rsidRPr="00E62A87" w:rsidRDefault="00C4346D" w:rsidP="00E62A87">
      <w:pPr>
        <w:pStyle w:val="ListParagraph"/>
        <w:numPr>
          <w:ilvl w:val="0"/>
          <w:numId w:val="17"/>
        </w:numPr>
        <w:spacing w:line="360" w:lineRule="auto"/>
        <w:jc w:val="both"/>
        <w:rPr>
          <w:rFonts w:eastAsia="Roboto" w:cs="Times New Roman"/>
          <w:szCs w:val="24"/>
          <w:highlight w:val="white"/>
        </w:rPr>
      </w:pPr>
      <w:r w:rsidRPr="68BD458E">
        <w:rPr>
          <w:rFonts w:eastAsia="Roboto" w:cs="Times New Roman"/>
          <w:szCs w:val="24"/>
          <w:highlight w:val="white"/>
        </w:rPr>
        <w:t>Montem turmas e apliquem um conjunto de exercícios e fases a todos os alunos pertencentes àquela turma</w:t>
      </w:r>
      <w:r>
        <w:rPr>
          <w:rFonts w:eastAsia="Roboto" w:cs="Times New Roman"/>
          <w:szCs w:val="24"/>
        </w:rPr>
        <w:t>;</w:t>
      </w:r>
      <w:r w:rsidR="00E62A87" w:rsidRPr="00E62A87">
        <w:rPr>
          <w:rFonts w:eastAsia="Roboto" w:cs="Times New Roman"/>
          <w:szCs w:val="24"/>
          <w:highlight w:val="white"/>
        </w:rPr>
        <w:t xml:space="preserve"> </w:t>
      </w:r>
    </w:p>
    <w:p w14:paraId="5A2A90E1" w14:textId="4354CCDF" w:rsidR="00E4270E" w:rsidDel="005276D5" w:rsidRDefault="00E4270E" w:rsidP="00D10B79">
      <w:pPr>
        <w:spacing w:line="360" w:lineRule="auto"/>
        <w:ind w:firstLine="708"/>
        <w:jc w:val="both"/>
        <w:rPr>
          <w:del w:id="18" w:author="RAUL MARTINS FURTADO FERNANDES" w:date="2025-10-04T19:50:00Z" w16du:dateUtc="2025-10-04T22:50:00Z"/>
          <w:rFonts w:eastAsia="Roboto" w:cs="Times New Roman"/>
          <w:szCs w:val="24"/>
          <w:highlight w:val="white"/>
        </w:rPr>
      </w:pPr>
      <w:del w:id="19" w:author="RAUL MARTINS FURTADO FERNANDES" w:date="2025-10-04T19:50:00Z" w16du:dateUtc="2025-10-04T22:50:00Z">
        <w:r w:rsidRPr="4665D820" w:rsidDel="005276D5">
          <w:rPr>
            <w:rFonts w:eastAsia="Roboto" w:cs="Times New Roman"/>
            <w:szCs w:val="24"/>
            <w:highlight w:val="white"/>
          </w:rPr>
          <w:lastRenderedPageBreak/>
          <w:delText xml:space="preserve">O objetivo secundário do projeto é contribuir para </w:delText>
        </w:r>
        <w:r w:rsidR="00EE5058" w:rsidRPr="4665D820" w:rsidDel="005276D5">
          <w:rPr>
            <w:rFonts w:eastAsia="Roboto" w:cs="Times New Roman"/>
            <w:szCs w:val="24"/>
            <w:highlight w:val="white"/>
          </w:rPr>
          <w:delText xml:space="preserve">o aprimoramento do aplicativo Hora da Libras, </w:delText>
        </w:r>
        <w:r w:rsidR="009F0CF1" w:rsidRPr="4665D820" w:rsidDel="005276D5">
          <w:rPr>
            <w:rFonts w:eastAsia="Roboto" w:cs="Times New Roman"/>
            <w:szCs w:val="24"/>
            <w:highlight w:val="white"/>
          </w:rPr>
          <w:delText>para que es</w:delText>
        </w:r>
        <w:r w:rsidR="00C7300B" w:rsidRPr="4665D820" w:rsidDel="005276D5">
          <w:rPr>
            <w:rFonts w:eastAsia="Roboto" w:cs="Times New Roman"/>
            <w:szCs w:val="24"/>
            <w:highlight w:val="white"/>
          </w:rPr>
          <w:delText xml:space="preserve">se </w:delText>
        </w:r>
        <w:r w:rsidR="00A22E55" w:rsidRPr="4665D820" w:rsidDel="005276D5">
          <w:rPr>
            <w:rFonts w:eastAsia="Roboto" w:cs="Times New Roman"/>
            <w:szCs w:val="24"/>
            <w:highlight w:val="white"/>
          </w:rPr>
          <w:delText>possa a</w:delText>
        </w:r>
        <w:r w:rsidR="00C7300B" w:rsidRPr="4665D820" w:rsidDel="005276D5">
          <w:rPr>
            <w:rFonts w:eastAsia="Roboto" w:cs="Times New Roman"/>
            <w:szCs w:val="24"/>
            <w:highlight w:val="white"/>
          </w:rPr>
          <w:delText>tin</w:delText>
        </w:r>
        <w:r w:rsidR="00A22E55" w:rsidRPr="4665D820" w:rsidDel="005276D5">
          <w:rPr>
            <w:rFonts w:eastAsia="Roboto" w:cs="Times New Roman"/>
            <w:szCs w:val="24"/>
            <w:highlight w:val="white"/>
          </w:rPr>
          <w:delText>gir</w:delText>
        </w:r>
        <w:r w:rsidR="00C7300B" w:rsidRPr="4665D820" w:rsidDel="005276D5">
          <w:rPr>
            <w:rFonts w:eastAsia="Roboto" w:cs="Times New Roman"/>
            <w:szCs w:val="24"/>
            <w:highlight w:val="white"/>
          </w:rPr>
          <w:delText xml:space="preserve"> seu potencial pedagógico</w:delText>
        </w:r>
        <w:r w:rsidR="00A22E55" w:rsidRPr="4665D820" w:rsidDel="005276D5">
          <w:rPr>
            <w:rFonts w:eastAsia="Roboto" w:cs="Times New Roman"/>
            <w:szCs w:val="24"/>
            <w:highlight w:val="white"/>
          </w:rPr>
          <w:delText xml:space="preserve"> e </w:delText>
        </w:r>
        <w:r w:rsidR="00F415C3" w:rsidRPr="4665D820" w:rsidDel="005276D5">
          <w:rPr>
            <w:rFonts w:eastAsia="Roboto" w:cs="Times New Roman"/>
            <w:szCs w:val="24"/>
            <w:highlight w:val="white"/>
          </w:rPr>
          <w:delText>te</w:delText>
        </w:r>
        <w:r w:rsidR="00F34073" w:rsidRPr="4665D820" w:rsidDel="005276D5">
          <w:rPr>
            <w:rFonts w:eastAsia="Roboto" w:cs="Times New Roman"/>
            <w:szCs w:val="24"/>
            <w:highlight w:val="white"/>
          </w:rPr>
          <w:delText>nha</w:delText>
        </w:r>
        <w:r w:rsidR="00F415C3" w:rsidRPr="4665D820" w:rsidDel="005276D5">
          <w:rPr>
            <w:rFonts w:eastAsia="Roboto" w:cs="Times New Roman"/>
            <w:szCs w:val="24"/>
            <w:highlight w:val="white"/>
          </w:rPr>
          <w:delText xml:space="preserve"> maior impacto social. </w:delText>
        </w:r>
        <w:r w:rsidR="00351FEB" w:rsidRPr="4665D820" w:rsidDel="005276D5">
          <w:rPr>
            <w:rFonts w:eastAsia="Roboto" w:cs="Times New Roman"/>
            <w:szCs w:val="24"/>
            <w:highlight w:val="white"/>
          </w:rPr>
          <w:delText>Nesse sentido</w:delText>
        </w:r>
        <w:r w:rsidR="00F415C3" w:rsidRPr="4665D820" w:rsidDel="005276D5">
          <w:rPr>
            <w:rFonts w:eastAsia="Roboto" w:cs="Times New Roman"/>
            <w:szCs w:val="24"/>
            <w:highlight w:val="white"/>
          </w:rPr>
          <w:delText xml:space="preserve">, </w:delText>
        </w:r>
        <w:r w:rsidR="00361BAA" w:rsidRPr="4665D820" w:rsidDel="005276D5">
          <w:rPr>
            <w:rFonts w:eastAsia="Roboto" w:cs="Times New Roman"/>
            <w:szCs w:val="24"/>
            <w:highlight w:val="white"/>
          </w:rPr>
          <w:delText>o presente</w:delText>
        </w:r>
        <w:r w:rsidR="00333193" w:rsidRPr="4665D820" w:rsidDel="005276D5">
          <w:rPr>
            <w:rFonts w:eastAsia="Roboto" w:cs="Times New Roman"/>
            <w:szCs w:val="24"/>
            <w:highlight w:val="white"/>
          </w:rPr>
          <w:delText xml:space="preserve"> projeto </w:delText>
        </w:r>
        <w:commentRangeStart w:id="20"/>
        <w:r w:rsidR="00333193" w:rsidRPr="4665D820" w:rsidDel="005276D5">
          <w:rPr>
            <w:rFonts w:eastAsia="Roboto" w:cs="Times New Roman"/>
            <w:szCs w:val="24"/>
            <w:highlight w:val="white"/>
          </w:rPr>
          <w:delText>visa</w:delText>
        </w:r>
        <w:commentRangeEnd w:id="20"/>
        <w:r w:rsidR="00120FBF" w:rsidDel="005276D5">
          <w:commentReference w:id="20"/>
        </w:r>
        <w:r w:rsidR="00351FEB" w:rsidRPr="4665D820" w:rsidDel="005276D5">
          <w:rPr>
            <w:rFonts w:eastAsia="Roboto" w:cs="Times New Roman"/>
            <w:szCs w:val="24"/>
            <w:highlight w:val="white"/>
          </w:rPr>
          <w:delText xml:space="preserve"> realizar as seguintes melhorias</w:delText>
        </w:r>
        <w:r w:rsidR="00333193" w:rsidRPr="4665D820" w:rsidDel="005276D5">
          <w:rPr>
            <w:rFonts w:eastAsia="Roboto" w:cs="Times New Roman"/>
            <w:szCs w:val="24"/>
            <w:highlight w:val="white"/>
          </w:rPr>
          <w:delText>:</w:delText>
        </w:r>
        <w:r w:rsidR="00C7300B" w:rsidRPr="4665D820" w:rsidDel="005276D5">
          <w:rPr>
            <w:rFonts w:eastAsia="Roboto" w:cs="Times New Roman"/>
            <w:szCs w:val="24"/>
            <w:highlight w:val="white"/>
          </w:rPr>
          <w:delText xml:space="preserve"> </w:delText>
        </w:r>
        <w:r w:rsidRPr="00D10B79" w:rsidDel="005276D5">
          <w:rPr>
            <w:rFonts w:eastAsia="Roboto" w:cs="Times New Roman"/>
            <w:szCs w:val="24"/>
            <w:highlight w:val="white"/>
          </w:rPr>
          <w:delText xml:space="preserve"> </w:delText>
        </w:r>
      </w:del>
    </w:p>
    <w:p w14:paraId="5A69B579" w14:textId="7F2C430D" w:rsidR="00D10B79" w:rsidDel="00803CBF" w:rsidRDefault="00D10B79" w:rsidP="002A41BB">
      <w:pPr>
        <w:pStyle w:val="ListParagraph"/>
        <w:numPr>
          <w:ilvl w:val="0"/>
          <w:numId w:val="28"/>
        </w:numPr>
        <w:spacing w:line="360" w:lineRule="auto"/>
        <w:jc w:val="both"/>
        <w:rPr>
          <w:del w:id="21" w:author="RAUL MARTINS FURTADO FERNANDES" w:date="2025-10-04T19:48:00Z" w16du:dateUtc="2025-10-04T22:48:00Z"/>
          <w:rFonts w:eastAsia="Roboto" w:cs="Times New Roman"/>
          <w:szCs w:val="24"/>
          <w:highlight w:val="white"/>
        </w:rPr>
      </w:pPr>
      <w:commentRangeStart w:id="22"/>
      <w:commentRangeStart w:id="23"/>
      <w:del w:id="24" w:author="RAUL MARTINS FURTADO FERNANDES" w:date="2025-10-04T19:48:00Z" w16du:dateUtc="2025-10-04T22:48:00Z">
        <w:r w:rsidRPr="68BD458E" w:rsidDel="00803CBF">
          <w:rPr>
            <w:rFonts w:eastAsia="Roboto" w:cs="Times New Roman"/>
            <w:szCs w:val="24"/>
            <w:highlight w:val="white"/>
          </w:rPr>
          <w:delText>Implementar a regionalização de termos</w:delText>
        </w:r>
        <w:r w:rsidR="00E51DFC" w:rsidDel="00803CBF">
          <w:rPr>
            <w:rFonts w:eastAsia="Roboto" w:cs="Times New Roman"/>
            <w:szCs w:val="24"/>
          </w:rPr>
          <w:delText xml:space="preserve">: </w:delText>
        </w:r>
        <w:commentRangeEnd w:id="22"/>
        <w:r w:rsidDel="00803CBF">
          <w:rPr>
            <w:rStyle w:val="CommentReference"/>
            <w:rFonts w:eastAsia="Arial" w:cs="Arial"/>
            <w:lang w:eastAsia="pt-BR"/>
          </w:rPr>
          <w:commentReference w:id="22"/>
        </w:r>
        <w:r w:rsidR="00E51DFC" w:rsidRPr="00E51DFC" w:rsidDel="00803CBF">
          <w:rPr>
            <w:rFonts w:cs="Times New Roman"/>
            <w:szCs w:val="24"/>
          </w:rPr>
          <w:delText xml:space="preserve"> </w:delText>
        </w:r>
        <w:commentRangeStart w:id="25"/>
        <w:r w:rsidR="00E51DFC" w:rsidRPr="68BD458E" w:rsidDel="00803CBF">
          <w:rPr>
            <w:rFonts w:cs="Times New Roman"/>
            <w:szCs w:val="24"/>
          </w:rPr>
          <w:delText xml:space="preserve">No Brasil, </w:delText>
        </w:r>
        <w:r w:rsidR="00E51DFC" w:rsidDel="00803CBF">
          <w:rPr>
            <w:rFonts w:cs="Times New Roman"/>
            <w:szCs w:val="24"/>
          </w:rPr>
          <w:delText xml:space="preserve">um termo </w:delText>
        </w:r>
        <w:r w:rsidR="00E51DFC" w:rsidRPr="68BD458E" w:rsidDel="00803CBF">
          <w:rPr>
            <w:rFonts w:cs="Times New Roman"/>
            <w:szCs w:val="24"/>
          </w:rPr>
          <w:delText xml:space="preserve">pode ter diferentes </w:delText>
        </w:r>
        <w:r w:rsidR="00E51DFC" w:rsidDel="00803CBF">
          <w:rPr>
            <w:rFonts w:cs="Times New Roman"/>
            <w:szCs w:val="24"/>
          </w:rPr>
          <w:delText xml:space="preserve">representações </w:delText>
        </w:r>
        <w:r w:rsidR="00E51DFC" w:rsidRPr="68BD458E" w:rsidDel="00803CBF">
          <w:rPr>
            <w:rFonts w:cs="Times New Roman"/>
            <w:szCs w:val="24"/>
          </w:rPr>
          <w:delText>em LIBRAS</w:delText>
        </w:r>
        <w:r w:rsidR="00E51DFC" w:rsidDel="00803CBF">
          <w:rPr>
            <w:rFonts w:cs="Times New Roman"/>
            <w:szCs w:val="24"/>
          </w:rPr>
          <w:delText>,</w:delText>
        </w:r>
        <w:r w:rsidR="00E51DFC" w:rsidRPr="68BD458E" w:rsidDel="00803CBF">
          <w:rPr>
            <w:rFonts w:cs="Times New Roman"/>
            <w:szCs w:val="24"/>
          </w:rPr>
          <w:delText xml:space="preserve"> dependendo da região. </w:delText>
        </w:r>
        <w:r w:rsidR="00E51DFC" w:rsidDel="00803CBF">
          <w:rPr>
            <w:rFonts w:cs="Times New Roman"/>
            <w:szCs w:val="24"/>
          </w:rPr>
          <w:delText xml:space="preserve">Adicionar </w:delText>
        </w:r>
        <w:r w:rsidR="00E51DFC" w:rsidRPr="68BD458E" w:rsidDel="00803CBF">
          <w:rPr>
            <w:rFonts w:cs="Times New Roman"/>
            <w:szCs w:val="24"/>
          </w:rPr>
          <w:delText>essa funcionalidade</w:delText>
        </w:r>
        <w:r w:rsidR="00E51DFC" w:rsidDel="00803CBF">
          <w:rPr>
            <w:rFonts w:cs="Times New Roman"/>
            <w:szCs w:val="24"/>
          </w:rPr>
          <w:delText xml:space="preserve"> ao aplicativo</w:delText>
        </w:r>
        <w:r w:rsidR="00E51DFC" w:rsidRPr="68BD458E" w:rsidDel="00803CBF">
          <w:rPr>
            <w:rFonts w:cs="Times New Roman"/>
            <w:szCs w:val="24"/>
          </w:rPr>
          <w:delText xml:space="preserve"> </w:delText>
        </w:r>
        <w:r w:rsidR="00E51DFC" w:rsidDel="00803CBF">
          <w:rPr>
            <w:rFonts w:cs="Times New Roman"/>
            <w:szCs w:val="24"/>
          </w:rPr>
          <w:delText xml:space="preserve">permitirá a adaptação da Língua para </w:delText>
        </w:r>
        <w:r w:rsidR="00E51DFC" w:rsidRPr="68BD458E" w:rsidDel="00803CBF">
          <w:rPr>
            <w:rFonts w:cs="Times New Roman"/>
            <w:szCs w:val="24"/>
          </w:rPr>
          <w:delText>diferentes partes do país, promovendo um aprendizado</w:delText>
        </w:r>
        <w:r w:rsidR="00E51DFC" w:rsidDel="00803CBF">
          <w:rPr>
            <w:rFonts w:cs="Times New Roman"/>
            <w:szCs w:val="24"/>
          </w:rPr>
          <w:delText xml:space="preserve"> culturalmente</w:delText>
        </w:r>
        <w:r w:rsidR="00E51DFC" w:rsidRPr="68BD458E" w:rsidDel="00803CBF">
          <w:rPr>
            <w:rFonts w:cs="Times New Roman"/>
            <w:szCs w:val="24"/>
          </w:rPr>
          <w:delText xml:space="preserve"> mais preciso</w:delText>
        </w:r>
        <w:commentRangeEnd w:id="25"/>
        <w:r w:rsidR="00E51DFC" w:rsidDel="00803CBF">
          <w:rPr>
            <w:rStyle w:val="CommentReference"/>
            <w:rFonts w:eastAsia="Arial" w:cs="Arial"/>
            <w:lang w:eastAsia="pt-BR"/>
          </w:rPr>
          <w:commentReference w:id="25"/>
        </w:r>
        <w:r w:rsidDel="00803CBF">
          <w:rPr>
            <w:rFonts w:eastAsia="Roboto" w:cs="Times New Roman"/>
            <w:szCs w:val="24"/>
            <w:highlight w:val="white"/>
          </w:rPr>
          <w:delText>;</w:delText>
        </w:r>
      </w:del>
      <w:commentRangeEnd w:id="23"/>
      <w:r w:rsidR="00803CBF">
        <w:rPr>
          <w:rStyle w:val="CommentReference"/>
          <w:rFonts w:eastAsia="Arial" w:cs="Arial"/>
          <w:lang w:eastAsia="pt-BR"/>
        </w:rPr>
        <w:commentReference w:id="23"/>
      </w:r>
    </w:p>
    <w:p w14:paraId="09CB0CC6" w14:textId="4D1635C2" w:rsidR="00D10B79" w:rsidRPr="002A41BB" w:rsidDel="005276D5" w:rsidRDefault="00675420" w:rsidP="002A41BB">
      <w:pPr>
        <w:pStyle w:val="ListParagraph"/>
        <w:numPr>
          <w:ilvl w:val="0"/>
          <w:numId w:val="28"/>
        </w:numPr>
        <w:spacing w:line="360" w:lineRule="auto"/>
        <w:jc w:val="both"/>
        <w:rPr>
          <w:del w:id="26" w:author="RAUL MARTINS FURTADO FERNANDES" w:date="2025-10-04T19:50:00Z" w16du:dateUtc="2025-10-04T22:50:00Z"/>
          <w:rFonts w:eastAsia="Roboto" w:cs="Times New Roman"/>
          <w:szCs w:val="24"/>
          <w:highlight w:val="white"/>
        </w:rPr>
      </w:pPr>
      <w:del w:id="27" w:author="RAUL MARTINS FURTADO FERNANDES" w:date="2025-10-04T19:50:00Z" w16du:dateUtc="2025-10-04T22:50:00Z">
        <w:r w:rsidDel="005276D5">
          <w:rPr>
            <w:rFonts w:eastAsia="Roboto" w:cs="Times New Roman"/>
            <w:szCs w:val="24"/>
            <w:highlight w:val="white"/>
          </w:rPr>
          <w:delText>D</w:delText>
        </w:r>
        <w:r w:rsidR="00D10B79" w:rsidRPr="4665D820" w:rsidDel="005276D5">
          <w:rPr>
            <w:rFonts w:eastAsia="Roboto" w:cs="Times New Roman"/>
            <w:szCs w:val="24"/>
            <w:highlight w:val="white"/>
          </w:rPr>
          <w:delText>iferentes meios de autenticação</w:delText>
        </w:r>
        <w:r w:rsidDel="005276D5">
          <w:rPr>
            <w:rFonts w:eastAsia="Roboto" w:cs="Times New Roman"/>
            <w:szCs w:val="24"/>
            <w:highlight w:val="white"/>
          </w:rPr>
          <w:delText xml:space="preserve">: </w:delText>
        </w:r>
        <w:r w:rsidRPr="68BD458E" w:rsidDel="005276D5">
          <w:rPr>
            <w:rFonts w:cs="Times New Roman"/>
            <w:szCs w:val="24"/>
          </w:rPr>
          <w:delText xml:space="preserve">Atualmente, </w:delText>
        </w:r>
        <w:r w:rsidDel="005276D5">
          <w:rPr>
            <w:rFonts w:cs="Times New Roman"/>
            <w:szCs w:val="24"/>
          </w:rPr>
          <w:delText xml:space="preserve">o aplicativo </w:delText>
        </w:r>
        <w:r w:rsidRPr="68BD458E" w:rsidDel="005276D5">
          <w:rPr>
            <w:rFonts w:cs="Times New Roman"/>
            <w:szCs w:val="24"/>
          </w:rPr>
          <w:delText xml:space="preserve">só permite </w:delText>
        </w:r>
        <w:r w:rsidDel="005276D5">
          <w:rPr>
            <w:rFonts w:cs="Times New Roman"/>
            <w:szCs w:val="24"/>
          </w:rPr>
          <w:delText xml:space="preserve">que um usuário se autentique utilizando sua conta no </w:delText>
        </w:r>
        <w:r w:rsidRPr="68BD458E" w:rsidDel="005276D5">
          <w:rPr>
            <w:rFonts w:cs="Times New Roman"/>
            <w:szCs w:val="24"/>
          </w:rPr>
          <w:delText>Google</w:delText>
        </w:r>
        <w:r w:rsidR="008F5F17" w:rsidDel="005276D5">
          <w:rPr>
            <w:rStyle w:val="FootnoteReference"/>
            <w:rFonts w:cs="Times New Roman"/>
            <w:szCs w:val="24"/>
          </w:rPr>
          <w:footnoteReference w:id="2"/>
        </w:r>
        <w:r w:rsidRPr="68BD458E" w:rsidDel="005276D5">
          <w:rPr>
            <w:rFonts w:cs="Times New Roman"/>
            <w:szCs w:val="24"/>
          </w:rPr>
          <w:delText xml:space="preserve">. </w:delText>
        </w:r>
        <w:r w:rsidDel="005276D5">
          <w:rPr>
            <w:rFonts w:cs="Times New Roman"/>
            <w:szCs w:val="24"/>
          </w:rPr>
          <w:delText xml:space="preserve">Pretende-se oferecer </w:delText>
        </w:r>
        <w:r w:rsidRPr="68BD458E" w:rsidDel="005276D5">
          <w:rPr>
            <w:rFonts w:cs="Times New Roman"/>
            <w:szCs w:val="24"/>
          </w:rPr>
          <w:delText xml:space="preserve">novas opções de autenticação, como </w:delText>
        </w:r>
        <w:r w:rsidDel="005276D5">
          <w:rPr>
            <w:rFonts w:cs="Times New Roman"/>
            <w:szCs w:val="24"/>
          </w:rPr>
          <w:delText xml:space="preserve">através de </w:delText>
        </w:r>
        <w:r w:rsidRPr="68BD458E" w:rsidDel="005276D5">
          <w:rPr>
            <w:rFonts w:cs="Times New Roman"/>
            <w:szCs w:val="24"/>
          </w:rPr>
          <w:delText xml:space="preserve">login </w:delText>
        </w:r>
        <w:r w:rsidDel="005276D5">
          <w:rPr>
            <w:rFonts w:cs="Times New Roman"/>
            <w:szCs w:val="24"/>
          </w:rPr>
          <w:delText xml:space="preserve">e </w:delText>
        </w:r>
        <w:r w:rsidRPr="68BD458E" w:rsidDel="005276D5">
          <w:rPr>
            <w:rFonts w:cs="Times New Roman"/>
            <w:szCs w:val="24"/>
          </w:rPr>
          <w:delText xml:space="preserve">senha e via </w:delText>
        </w:r>
        <w:r w:rsidDel="005276D5">
          <w:rPr>
            <w:rFonts w:cs="Times New Roman"/>
            <w:szCs w:val="24"/>
          </w:rPr>
          <w:delText xml:space="preserve">conta do </w:delText>
        </w:r>
        <w:r w:rsidRPr="68BD458E" w:rsidDel="005276D5">
          <w:rPr>
            <w:rFonts w:cs="Times New Roman"/>
            <w:szCs w:val="24"/>
          </w:rPr>
          <w:delText>Facebook</w:delText>
        </w:r>
        <w:r w:rsidR="008F5F17" w:rsidDel="005276D5">
          <w:rPr>
            <w:rStyle w:val="FootnoteReference"/>
            <w:rFonts w:cs="Times New Roman"/>
            <w:szCs w:val="24"/>
          </w:rPr>
          <w:footnoteReference w:id="3"/>
        </w:r>
        <w:r w:rsidRPr="68BD458E" w:rsidDel="005276D5">
          <w:rPr>
            <w:rFonts w:cs="Times New Roman"/>
            <w:szCs w:val="24"/>
          </w:rPr>
          <w:delText>.</w:delText>
        </w:r>
      </w:del>
    </w:p>
    <w:p w14:paraId="49A398FC" w14:textId="025EE89F" w:rsidR="008D584E" w:rsidRPr="00DF5A9C" w:rsidDel="005276D5" w:rsidRDefault="008D584E" w:rsidP="002A41BB">
      <w:pPr>
        <w:pStyle w:val="ListParagraph"/>
        <w:numPr>
          <w:ilvl w:val="0"/>
          <w:numId w:val="28"/>
        </w:numPr>
        <w:spacing w:line="360" w:lineRule="auto"/>
        <w:jc w:val="both"/>
        <w:rPr>
          <w:del w:id="32" w:author="RAUL MARTINS FURTADO FERNANDES" w:date="2025-10-04T19:50:00Z" w16du:dateUtc="2025-10-04T22:50:00Z"/>
          <w:rFonts w:eastAsia="Roboto" w:cs="Times New Roman"/>
          <w:szCs w:val="24"/>
          <w:highlight w:val="white"/>
        </w:rPr>
      </w:pPr>
      <w:del w:id="33" w:author="RAUL MARTINS FURTADO FERNANDES" w:date="2025-10-04T19:50:00Z" w16du:dateUtc="2025-10-04T22:50:00Z">
        <w:r w:rsidDel="005276D5">
          <w:rPr>
            <w:rFonts w:cs="Times New Roman"/>
            <w:szCs w:val="24"/>
          </w:rPr>
          <w:delText xml:space="preserve">Hierarquia de unidades: </w:delText>
        </w:r>
        <w:r w:rsidDel="005276D5">
          <w:rPr>
            <w:rFonts w:eastAsia="Times New Roman" w:cs="Times New Roman"/>
            <w:szCs w:val="24"/>
          </w:rPr>
          <w:delText>Atualmente as unidades são linearmente ordenadas, ou seja, existe apenas uma ordem para percorrer entre as unidades da trilha de aprendizado do aplicativo. Pretende-se implementar uma estrutura mais elaborada para que o aluno possa escolher o tema que deseja estudar.</w:delText>
        </w:r>
      </w:del>
    </w:p>
    <w:p w14:paraId="3A2E5725" w14:textId="5794897F" w:rsidR="00DF5A9C" w:rsidRDefault="00DF5A9C">
      <w:pPr>
        <w:rPr>
          <w:rFonts w:eastAsia="Roboto" w:cs="Times New Roman"/>
          <w:szCs w:val="24"/>
          <w:highlight w:val="white"/>
        </w:rPr>
      </w:pPr>
    </w:p>
    <w:p w14:paraId="0E91D553" w14:textId="50F0FB70" w:rsidR="00DF5A9C" w:rsidRDefault="00DF5A9C" w:rsidP="00DF5A9C">
      <w:pPr>
        <w:pStyle w:val="Heading2"/>
        <w:rPr>
          <w:highlight w:val="white"/>
        </w:rPr>
      </w:pPr>
      <w:bookmarkStart w:id="34" w:name="_Toc183801340"/>
      <w:r>
        <w:rPr>
          <w:highlight w:val="white"/>
        </w:rPr>
        <w:t>Limitações</w:t>
      </w:r>
      <w:bookmarkEnd w:id="34"/>
    </w:p>
    <w:p w14:paraId="47EACA1C" w14:textId="2431049D" w:rsidR="00DF5A9C" w:rsidRDefault="00DF5A9C" w:rsidP="00DF5A9C">
      <w:pPr>
        <w:rPr>
          <w:highlight w:val="white"/>
        </w:rPr>
      </w:pPr>
    </w:p>
    <w:p w14:paraId="078AB6D5" w14:textId="0D886364" w:rsidR="00DF5A9C" w:rsidRDefault="005276D5" w:rsidP="005276D5">
      <w:pPr>
        <w:ind w:firstLine="576"/>
        <w:rPr>
          <w:ins w:id="35" w:author="RAUL MARTINS FURTADO FERNANDES" w:date="2025-10-04T19:54:00Z" w16du:dateUtc="2025-10-04T22:54:00Z"/>
          <w:highlight w:val="white"/>
        </w:rPr>
        <w:pPrChange w:id="36" w:author="RAUL MARTINS FURTADO FERNANDES" w:date="2025-10-04T19:55:00Z" w16du:dateUtc="2025-10-04T22:55:00Z">
          <w:pPr>
            <w:ind w:left="432"/>
          </w:pPr>
        </w:pPrChange>
      </w:pPr>
      <w:ins w:id="37" w:author="RAUL MARTINS FURTADO FERNANDES" w:date="2025-10-04T19:53:00Z" w16du:dateUtc="2025-10-04T22:53:00Z">
        <w:r>
          <w:rPr>
            <w:highlight w:val="white"/>
          </w:rPr>
          <w:t>O escopo deste tra</w:t>
        </w:r>
      </w:ins>
      <w:ins w:id="38" w:author="RAUL MARTINS FURTADO FERNANDES" w:date="2025-10-04T19:54:00Z" w16du:dateUtc="2025-10-04T22:54:00Z">
        <w:r>
          <w:rPr>
            <w:highlight w:val="white"/>
          </w:rPr>
          <w:t>balho não</w:t>
        </w:r>
      </w:ins>
      <w:ins w:id="39" w:author="RAUL MARTINS FURTADO FERNANDES" w:date="2025-10-04T19:55:00Z" w16du:dateUtc="2025-10-04T22:55:00Z">
        <w:r>
          <w:rPr>
            <w:highlight w:val="white"/>
          </w:rPr>
          <w:t xml:space="preserve"> </w:t>
        </w:r>
      </w:ins>
      <w:ins w:id="40" w:author="RAUL MARTINS FURTADO FERNANDES" w:date="2025-10-04T19:54:00Z" w16du:dateUtc="2025-10-04T22:54:00Z">
        <w:r>
          <w:rPr>
            <w:highlight w:val="white"/>
          </w:rPr>
          <w:t>inclui os itens abaixo:</w:t>
        </w:r>
      </w:ins>
    </w:p>
    <w:p w14:paraId="3131BC3E" w14:textId="6C5D9307" w:rsidR="005276D5" w:rsidRPr="005276D5" w:rsidRDefault="005276D5" w:rsidP="005276D5">
      <w:pPr>
        <w:pStyle w:val="ListParagraph"/>
        <w:numPr>
          <w:ilvl w:val="0"/>
          <w:numId w:val="35"/>
        </w:numPr>
        <w:rPr>
          <w:highlight w:val="white"/>
        </w:rPr>
        <w:pPrChange w:id="41" w:author="RAUL MARTINS FURTADO FERNANDES" w:date="2025-10-04T19:54:00Z" w16du:dateUtc="2025-10-04T22:54:00Z">
          <w:pPr>
            <w:ind w:left="432"/>
          </w:pPr>
        </w:pPrChange>
      </w:pPr>
      <w:ins w:id="42" w:author="RAUL MARTINS FURTADO FERNANDES" w:date="2025-10-04T19:55:00Z" w16du:dateUtc="2025-10-04T22:55:00Z">
        <w:r>
          <w:rPr>
            <w:highlight w:val="white"/>
          </w:rPr>
          <w:t>Regionalização de termos</w:t>
        </w:r>
      </w:ins>
    </w:p>
    <w:p w14:paraId="36D28B3E" w14:textId="1ACF6AE1" w:rsidR="00DF5A9C" w:rsidRDefault="00DF5A9C" w:rsidP="00DF5A9C">
      <w:pPr>
        <w:rPr>
          <w:highlight w:val="white"/>
        </w:rPr>
      </w:pPr>
    </w:p>
    <w:p w14:paraId="2243E75F" w14:textId="454F71B4" w:rsidR="00DF5A9C" w:rsidRDefault="00DF5A9C" w:rsidP="00DF5A9C">
      <w:pPr>
        <w:pStyle w:val="Heading2"/>
        <w:rPr>
          <w:highlight w:val="white"/>
        </w:rPr>
      </w:pPr>
      <w:bookmarkStart w:id="43" w:name="_Toc183801341"/>
      <w:commentRangeStart w:id="44"/>
      <w:r>
        <w:rPr>
          <w:highlight w:val="white"/>
        </w:rPr>
        <w:t>Organização dos capítulos seguintes</w:t>
      </w:r>
      <w:commentRangeEnd w:id="44"/>
      <w:r>
        <w:rPr>
          <w:rStyle w:val="CommentReference"/>
          <w:rFonts w:eastAsia="Arial" w:cs="Arial"/>
          <w:b w:val="0"/>
          <w:lang w:eastAsia="pt-BR"/>
        </w:rPr>
        <w:commentReference w:id="44"/>
      </w:r>
      <w:bookmarkEnd w:id="43"/>
    </w:p>
    <w:p w14:paraId="13C9EE3F" w14:textId="513F6219" w:rsidR="00DF5A9C" w:rsidRDefault="00DF5A9C" w:rsidP="00DF5A9C">
      <w:pPr>
        <w:rPr>
          <w:highlight w:val="white"/>
        </w:rPr>
      </w:pPr>
    </w:p>
    <w:p w14:paraId="07A32A29" w14:textId="69521480" w:rsidR="00DF5A9C" w:rsidRPr="00DF5A9C" w:rsidRDefault="005276D5" w:rsidP="00B07742">
      <w:pPr>
        <w:ind w:left="432"/>
        <w:jc w:val="both"/>
        <w:rPr>
          <w:highlight w:val="white"/>
        </w:rPr>
        <w:pPrChange w:id="45" w:author="RAUL MARTINS FURTADO FERNANDES" w:date="2025-10-04T20:03:00Z" w16du:dateUtc="2025-10-04T23:03:00Z">
          <w:pPr>
            <w:ind w:left="432"/>
          </w:pPr>
        </w:pPrChange>
      </w:pPr>
      <w:ins w:id="46" w:author="RAUL MARTINS FURTADO FERNANDES" w:date="2025-10-04T19:56:00Z" w16du:dateUtc="2025-10-04T22:56:00Z">
        <w:r>
          <w:rPr>
            <w:highlight w:val="white"/>
          </w:rPr>
          <w:t>O</w:t>
        </w:r>
      </w:ins>
      <w:ins w:id="47" w:author="RAUL MARTINS FURTADO FERNANDES" w:date="2025-10-04T20:05:00Z" w16du:dateUtc="2025-10-04T23:05:00Z">
        <w:r w:rsidR="00B07742">
          <w:rPr>
            <w:highlight w:val="white"/>
          </w:rPr>
          <w:t xml:space="preserve"> Capítulo</w:t>
        </w:r>
      </w:ins>
      <w:ins w:id="48" w:author="RAUL MARTINS FURTADO FERNANDES" w:date="2025-10-04T19:56:00Z" w16du:dateUtc="2025-10-04T22:56:00Z">
        <w:r>
          <w:rPr>
            <w:highlight w:val="white"/>
          </w:rPr>
          <w:t xml:space="preserve"> </w:t>
        </w:r>
      </w:ins>
      <w:ins w:id="49" w:author="RAUL MARTINS FURTADO FERNANDES" w:date="2025-10-04T20:05:00Z" w16du:dateUtc="2025-10-04T23:05:00Z">
        <w:r w:rsidR="00B07742">
          <w:rPr>
            <w:highlight w:val="white"/>
          </w:rPr>
          <w:fldChar w:fldCharType="begin"/>
        </w:r>
        <w:r w:rsidR="00B07742">
          <w:rPr>
            <w:highlight w:val="white"/>
          </w:rPr>
          <w:instrText xml:space="preserve"> REF _Ref210500762 \r \h </w:instrText>
        </w:r>
        <w:r w:rsidR="00B07742">
          <w:rPr>
            <w:highlight w:val="white"/>
          </w:rPr>
        </w:r>
        <w:r w:rsidR="00B07742">
          <w:rPr>
            <w:highlight w:val="white"/>
          </w:rPr>
          <w:fldChar w:fldCharType="separate"/>
        </w:r>
        <w:r w:rsidR="00B07742">
          <w:rPr>
            <w:highlight w:val="white"/>
          </w:rPr>
          <w:t>2</w:t>
        </w:r>
        <w:r w:rsidR="00B07742">
          <w:rPr>
            <w:highlight w:val="white"/>
          </w:rPr>
          <w:fldChar w:fldCharType="end"/>
        </w:r>
        <w:r w:rsidR="00B07742">
          <w:rPr>
            <w:highlight w:val="white"/>
          </w:rPr>
          <w:t xml:space="preserve"> </w:t>
        </w:r>
      </w:ins>
      <w:ins w:id="50" w:author="RAUL MARTINS FURTADO FERNANDES" w:date="2025-10-04T19:56:00Z" w16du:dateUtc="2025-10-04T22:56:00Z">
        <w:r>
          <w:rPr>
            <w:highlight w:val="white"/>
          </w:rPr>
          <w:t>apresenta trabalhos relacionados ao presente projeto</w:t>
        </w:r>
      </w:ins>
      <w:ins w:id="51" w:author="RAUL MARTINS FURTADO FERNANDES" w:date="2025-10-04T19:57:00Z" w16du:dateUtc="2025-10-04T22:57:00Z">
        <w:r>
          <w:rPr>
            <w:highlight w:val="white"/>
          </w:rPr>
          <w:t>. O Capítulo</w:t>
        </w:r>
      </w:ins>
      <w:ins w:id="52" w:author="RAUL MARTINS FURTADO FERNANDES" w:date="2025-10-04T19:58:00Z" w16du:dateUtc="2025-10-04T22:58:00Z">
        <w:r>
          <w:rPr>
            <w:highlight w:val="white"/>
          </w:rPr>
          <w:t xml:space="preserve"> </w:t>
        </w:r>
      </w:ins>
      <w:ins w:id="53" w:author="RAUL MARTINS FURTADO FERNANDES" w:date="2025-10-04T20:06:00Z" w16du:dateUtc="2025-10-04T23:06:00Z">
        <w:r w:rsidR="00B07742">
          <w:rPr>
            <w:highlight w:val="white"/>
          </w:rPr>
          <w:fldChar w:fldCharType="begin"/>
        </w:r>
        <w:r w:rsidR="00B07742">
          <w:rPr>
            <w:highlight w:val="white"/>
          </w:rPr>
          <w:instrText xml:space="preserve"> REF _Ref210500794 \r \h </w:instrText>
        </w:r>
        <w:r w:rsidR="00B07742">
          <w:rPr>
            <w:highlight w:val="white"/>
          </w:rPr>
        </w:r>
        <w:r w:rsidR="00B07742">
          <w:rPr>
            <w:highlight w:val="white"/>
          </w:rPr>
          <w:fldChar w:fldCharType="separate"/>
        </w:r>
        <w:r w:rsidR="00B07742">
          <w:rPr>
            <w:highlight w:val="white"/>
          </w:rPr>
          <w:t>3</w:t>
        </w:r>
        <w:r w:rsidR="00B07742">
          <w:rPr>
            <w:highlight w:val="white"/>
          </w:rPr>
          <w:fldChar w:fldCharType="end"/>
        </w:r>
      </w:ins>
      <w:ins w:id="54" w:author="RAUL MARTINS FURTADO FERNANDES" w:date="2025-10-04T19:58:00Z" w16du:dateUtc="2025-10-04T22:58:00Z">
        <w:r>
          <w:rPr>
            <w:highlight w:val="white"/>
          </w:rPr>
          <w:t xml:space="preserve"> lista os requisitos do projeto e </w:t>
        </w:r>
      </w:ins>
      <w:ins w:id="55" w:author="RAUL MARTINS FURTADO FERNANDES" w:date="2025-10-04T20:00:00Z" w16du:dateUtc="2025-10-04T23:00:00Z">
        <w:r w:rsidR="00B07742">
          <w:rPr>
            <w:highlight w:val="white"/>
          </w:rPr>
          <w:t>detalha a arquitetura da solução proposta</w:t>
        </w:r>
      </w:ins>
      <w:ins w:id="56" w:author="RAUL MARTINS FURTADO FERNANDES" w:date="2025-10-04T20:01:00Z" w16du:dateUtc="2025-10-04T23:01:00Z">
        <w:r w:rsidR="00B07742">
          <w:rPr>
            <w:highlight w:val="white"/>
          </w:rPr>
          <w:t xml:space="preserve">, assim como sugere </w:t>
        </w:r>
      </w:ins>
      <w:ins w:id="57" w:author="RAUL MARTINS FURTADO FERNANDES" w:date="2025-10-04T20:02:00Z" w16du:dateUtc="2025-10-04T23:02:00Z">
        <w:r w:rsidR="00B07742">
          <w:rPr>
            <w:highlight w:val="white"/>
          </w:rPr>
          <w:t xml:space="preserve">melhorias futuras ao projeto. O Capítulo </w:t>
        </w:r>
        <w:proofErr w:type="gramStart"/>
        <w:r w:rsidR="00B07742">
          <w:rPr>
            <w:highlight w:val="white"/>
          </w:rPr>
          <w:t>4  mostra</w:t>
        </w:r>
        <w:proofErr w:type="gramEnd"/>
        <w:r w:rsidR="00B07742">
          <w:rPr>
            <w:highlight w:val="white"/>
          </w:rPr>
          <w:t xml:space="preserve"> a utilização do projeto na </w:t>
        </w:r>
      </w:ins>
      <w:ins w:id="58" w:author="RAUL MARTINS FURTADO FERNANDES" w:date="2025-10-04T20:03:00Z" w16du:dateUtc="2025-10-04T23:03:00Z">
        <w:r w:rsidR="00B07742">
          <w:rPr>
            <w:highlight w:val="white"/>
          </w:rPr>
          <w:t>prática a partir dos principais casos de uso</w:t>
        </w:r>
      </w:ins>
      <w:ins w:id="59" w:author="RAUL MARTINS FURTADO FERNANDES" w:date="2025-10-04T20:00:00Z" w16du:dateUtc="2025-10-04T23:00:00Z">
        <w:r w:rsidR="00B07742">
          <w:rPr>
            <w:highlight w:val="white"/>
          </w:rPr>
          <w:t>.</w:t>
        </w:r>
      </w:ins>
      <w:ins w:id="60" w:author="RAUL MARTINS FURTADO FERNANDES" w:date="2025-10-04T20:01:00Z" w16du:dateUtc="2025-10-04T23:01:00Z">
        <w:r w:rsidR="00B07742">
          <w:rPr>
            <w:highlight w:val="white"/>
          </w:rPr>
          <w:t xml:space="preserve"> Por fim, o Capítulo </w:t>
        </w:r>
      </w:ins>
      <w:ins w:id="61" w:author="RAUL MARTINS FURTADO FERNANDES" w:date="2025-10-04T20:03:00Z" w16du:dateUtc="2025-10-04T23:03:00Z">
        <w:r w:rsidR="00B07742">
          <w:rPr>
            <w:highlight w:val="white"/>
          </w:rPr>
          <w:t xml:space="preserve">5 </w:t>
        </w:r>
      </w:ins>
      <w:ins w:id="62" w:author="RAUL MARTINS FURTADO FERNANDES" w:date="2025-10-04T20:04:00Z" w16du:dateUtc="2025-10-04T23:04:00Z">
        <w:r w:rsidR="00B07742">
          <w:rPr>
            <w:highlight w:val="white"/>
          </w:rPr>
          <w:t>faz as considerações fina</w:t>
        </w:r>
      </w:ins>
      <w:ins w:id="63" w:author="RAUL MARTINS FURTADO FERNANDES" w:date="2025-10-04T20:05:00Z" w16du:dateUtc="2025-10-04T23:05:00Z">
        <w:r w:rsidR="00B07742">
          <w:rPr>
            <w:highlight w:val="white"/>
          </w:rPr>
          <w:t>is relativas ao trabalho.</w:t>
        </w:r>
      </w:ins>
    </w:p>
    <w:p w14:paraId="1981CD7F" w14:textId="77777777" w:rsidR="002A41BB" w:rsidRPr="002A41BB" w:rsidRDefault="002A41BB" w:rsidP="002A41BB">
      <w:pPr>
        <w:spacing w:line="360" w:lineRule="auto"/>
        <w:jc w:val="both"/>
        <w:rPr>
          <w:rFonts w:eastAsia="Roboto" w:cs="Times New Roman"/>
          <w:szCs w:val="24"/>
          <w:highlight w:val="white"/>
        </w:rPr>
      </w:pPr>
    </w:p>
    <w:p w14:paraId="155618F2" w14:textId="77777777" w:rsidR="00DF5A9C" w:rsidRDefault="00DF5A9C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34121748" w14:textId="368487AF" w:rsidR="00760893" w:rsidRDefault="00760893" w:rsidP="002A41BB">
      <w:pPr>
        <w:pStyle w:val="Heading1"/>
      </w:pPr>
      <w:bookmarkStart w:id="64" w:name="_Toc183801342"/>
      <w:bookmarkStart w:id="65" w:name="_Ref210500762"/>
      <w:r>
        <w:lastRenderedPageBreak/>
        <w:t>Trabalhos Relacionados</w:t>
      </w:r>
      <w:bookmarkEnd w:id="64"/>
      <w:bookmarkEnd w:id="65"/>
    </w:p>
    <w:p w14:paraId="2C1259A1" w14:textId="77777777" w:rsidR="00DA340F" w:rsidRPr="00DA340F" w:rsidRDefault="00DA340F" w:rsidP="00F165C7"/>
    <w:p w14:paraId="3AB2264F" w14:textId="387AFDB5" w:rsidR="006A78A4" w:rsidRDefault="000B2E49" w:rsidP="00D010AC">
      <w:pPr>
        <w:ind w:firstLine="708"/>
        <w:jc w:val="both"/>
      </w:pPr>
      <w:r>
        <w:t xml:space="preserve">Existem algumas iniciativas </w:t>
      </w:r>
      <w:r w:rsidR="00A26753">
        <w:t xml:space="preserve">para ensino de LIBRAS </w:t>
      </w:r>
      <w:r w:rsidR="00CF60A7">
        <w:t xml:space="preserve">disponíveis no mercado. </w:t>
      </w:r>
      <w:r w:rsidR="00DB352A">
        <w:t>Entretanto</w:t>
      </w:r>
      <w:r w:rsidR="001663F3">
        <w:t xml:space="preserve"> a vasta maioria conta apenas com </w:t>
      </w:r>
      <w:r w:rsidR="00353118">
        <w:t xml:space="preserve">o software </w:t>
      </w:r>
      <w:r w:rsidR="00856E9D">
        <w:t>para o uso do estudante, sem uma plataforma de gestão para os professores criarem conteúdo e acompanharem o progresso de seus alunos.</w:t>
      </w:r>
      <w:r w:rsidR="00664035">
        <w:t xml:space="preserve"> </w:t>
      </w:r>
      <w:r w:rsidR="00FF69F8">
        <w:t>Nesse sentido</w:t>
      </w:r>
      <w:r w:rsidR="00AB59DE">
        <w:t>,</w:t>
      </w:r>
      <w:r w:rsidR="000C1F67">
        <w:t xml:space="preserve"> durante a elaboração desta proposta</w:t>
      </w:r>
      <w:r w:rsidR="00AB59DE">
        <w:t xml:space="preserve"> foi realizada uma breve pesquisa para avaliar</w:t>
      </w:r>
      <w:r w:rsidR="00910CA7">
        <w:t xml:space="preserve"> as ferramentas disponíveis hoje para </w:t>
      </w:r>
      <w:r w:rsidR="000C1F67">
        <w:t xml:space="preserve">auxiliar </w:t>
      </w:r>
      <w:r w:rsidR="00910CA7">
        <w:t xml:space="preserve">educadores </w:t>
      </w:r>
      <w:r w:rsidR="000C1F67">
        <w:t>no ensino de LIBRAS.</w:t>
      </w:r>
    </w:p>
    <w:p w14:paraId="357F9E61" w14:textId="77777777" w:rsidR="00CC6FD0" w:rsidRDefault="00CC6FD0" w:rsidP="00DD2778">
      <w:pPr>
        <w:jc w:val="both"/>
      </w:pPr>
    </w:p>
    <w:p w14:paraId="39D2F2E3" w14:textId="14C59A29" w:rsidR="006A7043" w:rsidRDefault="00051457" w:rsidP="00051457">
      <w:pPr>
        <w:pStyle w:val="Heading2"/>
      </w:pPr>
      <w:bookmarkStart w:id="66" w:name="_Toc183801343"/>
      <w:r>
        <w:t>Pesquisa</w:t>
      </w:r>
      <w:bookmarkEnd w:id="66"/>
    </w:p>
    <w:p w14:paraId="392A7FAE" w14:textId="77777777" w:rsidR="00B31F79" w:rsidRDefault="00B31F79" w:rsidP="00B31F79"/>
    <w:p w14:paraId="6C627AEB" w14:textId="7B4E0155" w:rsidR="00B31F79" w:rsidRDefault="00211E7D" w:rsidP="00DD2778">
      <w:pPr>
        <w:ind w:firstLine="708"/>
        <w:jc w:val="both"/>
      </w:pPr>
      <w:r>
        <w:t xml:space="preserve">A </w:t>
      </w:r>
      <w:r w:rsidR="00B31F79">
        <w:t xml:space="preserve">pesquisa </w:t>
      </w:r>
      <w:r>
        <w:t xml:space="preserve">foi realizada </w:t>
      </w:r>
      <w:r w:rsidR="00B31F79">
        <w:t>no Google Scholar</w:t>
      </w:r>
      <w:r w:rsidR="00B31F79">
        <w:rPr>
          <w:rStyle w:val="FootnoteReference"/>
        </w:rPr>
        <w:footnoteReference w:id="4"/>
      </w:r>
      <w:r w:rsidR="00B31F79">
        <w:t xml:space="preserve"> em busca de softwares de gestão para o ensino de LIBRAS. Foram utilizadas na pesquisa as </w:t>
      </w:r>
      <w:r w:rsidR="00295F5A">
        <w:t>palavras-chave</w:t>
      </w:r>
      <w:r w:rsidR="00B31F79">
        <w:t xml:space="preserve"> </w:t>
      </w:r>
      <w:r w:rsidR="00B31F79" w:rsidRPr="002308F3">
        <w:rPr>
          <w:i/>
          <w:iCs/>
        </w:rPr>
        <w:t>software</w:t>
      </w:r>
      <w:r w:rsidR="00B31F79">
        <w:t xml:space="preserve">, </w:t>
      </w:r>
      <w:r w:rsidR="00B31F79" w:rsidRPr="002308F3">
        <w:rPr>
          <w:i/>
          <w:iCs/>
        </w:rPr>
        <w:t>gestão</w:t>
      </w:r>
      <w:r w:rsidR="00B31F79">
        <w:t xml:space="preserve">, </w:t>
      </w:r>
      <w:r w:rsidR="00B31F79">
        <w:rPr>
          <w:i/>
          <w:iCs/>
        </w:rPr>
        <w:t>ensino</w:t>
      </w:r>
      <w:r w:rsidR="00B31F79">
        <w:t xml:space="preserve"> e </w:t>
      </w:r>
      <w:r w:rsidR="00B31F79" w:rsidRPr="00ED22E6">
        <w:rPr>
          <w:i/>
          <w:iCs/>
        </w:rPr>
        <w:t>libras</w:t>
      </w:r>
      <w:r w:rsidR="00B31F79">
        <w:t>.</w:t>
      </w:r>
      <w:r w:rsidR="003F64C1">
        <w:t xml:space="preserve"> A pesquisa </w:t>
      </w:r>
      <w:r w:rsidR="00DF28D3">
        <w:t xml:space="preserve">analisou </w:t>
      </w:r>
      <w:r w:rsidR="00FF6607">
        <w:t>todos os trabalhos até</w:t>
      </w:r>
      <w:r w:rsidR="00870A6D">
        <w:t xml:space="preserve"> </w:t>
      </w:r>
      <w:r w:rsidR="00FF6607">
        <w:t xml:space="preserve">a décima página de </w:t>
      </w:r>
      <w:r w:rsidR="00870A6D">
        <w:t>resultados da ferramenta</w:t>
      </w:r>
      <w:r w:rsidR="00DF28D3">
        <w:t xml:space="preserve"> e filtrou os trabalho</w:t>
      </w:r>
      <w:r w:rsidR="004B3D76">
        <w:t xml:space="preserve">s relevantes para </w:t>
      </w:r>
      <w:r w:rsidR="00F860C9">
        <w:t>o contexto d</w:t>
      </w:r>
      <w:r w:rsidR="004B3D76">
        <w:t>esta proposta.</w:t>
      </w:r>
      <w:r w:rsidR="00B55B15">
        <w:t xml:space="preserve"> Foram incluídos apenas sistemas de gestão para apoio à educadores</w:t>
      </w:r>
      <w:r w:rsidR="00E778A3">
        <w:t>, no ensino de LIBRAS</w:t>
      </w:r>
      <w:r w:rsidR="00B55B15">
        <w:t>.</w:t>
      </w:r>
      <w:r w:rsidR="00E778A3">
        <w:t xml:space="preserve"> Aplicativos para </w:t>
      </w:r>
      <w:r w:rsidR="00DC24A6">
        <w:t>aprender</w:t>
      </w:r>
      <w:r w:rsidR="008D0CBC">
        <w:t xml:space="preserve"> LIBRAS</w:t>
      </w:r>
      <w:r w:rsidR="00DC24A6">
        <w:t>, por exemplo, foram deixados de fora</w:t>
      </w:r>
      <w:r w:rsidR="0057636B">
        <w:t xml:space="preserve"> dos resultados</w:t>
      </w:r>
      <w:r w:rsidR="004D7F25">
        <w:t xml:space="preserve"> – </w:t>
      </w:r>
      <w:r w:rsidR="00A464BD">
        <w:t xml:space="preserve">sendo </w:t>
      </w:r>
      <w:r w:rsidR="004D7F25">
        <w:t xml:space="preserve">apenas </w:t>
      </w:r>
      <w:r w:rsidR="00A464BD">
        <w:t xml:space="preserve">incluídos </w:t>
      </w:r>
      <w:r w:rsidR="004D7F25">
        <w:t>quando acompanhados de um sistema de gestão para educadores</w:t>
      </w:r>
      <w:r w:rsidR="008D412E">
        <w:t xml:space="preserve">. </w:t>
      </w:r>
      <w:r w:rsidR="00DC24A6">
        <w:t xml:space="preserve"> </w:t>
      </w:r>
    </w:p>
    <w:p w14:paraId="7A9625C4" w14:textId="77777777" w:rsidR="00BE7FF2" w:rsidRDefault="00BE7FF2" w:rsidP="00DD2778">
      <w:pPr>
        <w:ind w:firstLine="708"/>
        <w:jc w:val="both"/>
      </w:pPr>
    </w:p>
    <w:p w14:paraId="64940902" w14:textId="5FB42780" w:rsidR="003B5030" w:rsidRDefault="00040269" w:rsidP="00DD2778">
      <w:pPr>
        <w:ind w:firstLine="708"/>
        <w:jc w:val="both"/>
      </w:pPr>
      <w:r>
        <w:t xml:space="preserve">O </w:t>
      </w:r>
      <w:r w:rsidR="006A7043">
        <w:t>trabalho</w:t>
      </w:r>
      <w:r>
        <w:t xml:space="preserve"> de</w:t>
      </w:r>
      <w:r w:rsidR="006A7043">
        <w:t xml:space="preserve"> </w:t>
      </w:r>
      <w:r>
        <w:t xml:space="preserve">Silva </w:t>
      </w:r>
      <w:sdt>
        <w:sdtPr>
          <w:id w:val="436259030"/>
          <w:citation/>
        </w:sdtPr>
        <w:sdtContent>
          <w:r w:rsidR="0022092F">
            <w:fldChar w:fldCharType="begin"/>
          </w:r>
          <w:r>
            <w:instrText xml:space="preserve">CITATION Sil21 \n  \t  \l 1033 </w:instrText>
          </w:r>
          <w:r w:rsidR="0022092F">
            <w:fldChar w:fldCharType="separate"/>
          </w:r>
          <w:r w:rsidRPr="00BE7FF2">
            <w:rPr>
              <w:noProof/>
            </w:rPr>
            <w:t>(2021)</w:t>
          </w:r>
          <w:r w:rsidR="0022092F">
            <w:fldChar w:fldCharType="end"/>
          </w:r>
        </w:sdtContent>
      </w:sdt>
      <w:r w:rsidR="0022092F">
        <w:t xml:space="preserve"> </w:t>
      </w:r>
      <w:commentRangeStart w:id="67"/>
      <w:commentRangeEnd w:id="67"/>
      <w:r w:rsidR="00D109BA">
        <w:rPr>
          <w:rStyle w:val="CommentReference"/>
          <w:rFonts w:eastAsia="Arial" w:cs="Arial"/>
          <w:lang w:eastAsia="pt-BR"/>
        </w:rPr>
        <w:commentReference w:id="67"/>
      </w:r>
      <w:r w:rsidR="002735D8">
        <w:t xml:space="preserve">trabalha no </w:t>
      </w:r>
      <w:r w:rsidR="00487085">
        <w:t xml:space="preserve">desenvolvimento </w:t>
      </w:r>
      <w:r w:rsidR="004660DB">
        <w:t>de um sistema</w:t>
      </w:r>
      <w:r w:rsidR="002735D8">
        <w:t xml:space="preserve"> para apoio ao ensino de LIBRAS</w:t>
      </w:r>
      <w:r w:rsidR="00B14301">
        <w:t xml:space="preserve"> intitulado </w:t>
      </w:r>
      <w:r w:rsidR="00B14301" w:rsidRPr="00DD2778">
        <w:rPr>
          <w:i/>
          <w:iCs/>
        </w:rPr>
        <w:t>Bilíngua</w:t>
      </w:r>
      <w:r w:rsidR="00B14301">
        <w:t>. O sistema é composto por um aplicativo para o aluno</w:t>
      </w:r>
      <w:r w:rsidR="005B4371">
        <w:t xml:space="preserve"> e um sistema web de gestão para os</w:t>
      </w:r>
      <w:r w:rsidR="00BF712E">
        <w:t xml:space="preserve"> </w:t>
      </w:r>
      <w:r w:rsidR="005B4371">
        <w:t xml:space="preserve">professores. </w:t>
      </w:r>
    </w:p>
    <w:p w14:paraId="5460E0A0" w14:textId="40DD6454" w:rsidR="006A7043" w:rsidRDefault="004A4274" w:rsidP="00420BF7">
      <w:pPr>
        <w:ind w:firstLine="708"/>
        <w:jc w:val="both"/>
      </w:pPr>
      <w:r>
        <w:t>No aplicativo</w:t>
      </w:r>
      <w:r w:rsidR="00BE1715">
        <w:t>,</w:t>
      </w:r>
      <w:r>
        <w:t xml:space="preserve"> o aluno pode </w:t>
      </w:r>
      <w:r w:rsidR="002667B0">
        <w:t xml:space="preserve">buscar </w:t>
      </w:r>
      <w:r w:rsidR="006627EF">
        <w:t xml:space="preserve">módulos e </w:t>
      </w:r>
      <w:r w:rsidR="002667B0">
        <w:t>atividades</w:t>
      </w:r>
      <w:r w:rsidR="0008584D">
        <w:t>,</w:t>
      </w:r>
      <w:r w:rsidR="002667B0">
        <w:t xml:space="preserve"> </w:t>
      </w:r>
      <w:r w:rsidR="005B4371">
        <w:t xml:space="preserve">visualizar vídeos </w:t>
      </w:r>
      <w:r w:rsidR="0008584D">
        <w:t>de aulas,</w:t>
      </w:r>
      <w:r w:rsidR="005B5394">
        <w:t xml:space="preserve"> fazer</w:t>
      </w:r>
      <w:r w:rsidR="0008584D">
        <w:t xml:space="preserve"> </w:t>
      </w:r>
      <w:r w:rsidR="005B4371">
        <w:t xml:space="preserve">atividades </w:t>
      </w:r>
      <w:r w:rsidR="0008584D">
        <w:t>interativas e receber feedback sobre seu desempenho</w:t>
      </w:r>
      <w:r w:rsidR="00695D02">
        <w:t>.</w:t>
      </w:r>
      <w:r w:rsidR="005B5394">
        <w:t xml:space="preserve"> </w:t>
      </w:r>
      <w:r w:rsidR="001E25F2">
        <w:t>O</w:t>
      </w:r>
      <w:r w:rsidR="00420BF7">
        <w:t xml:space="preserve"> ambiente é projetado para ser lúdico e colaborativo, entretanto o aluno necessita de um conhecimento prévio da Língua Portuguesa.</w:t>
      </w:r>
    </w:p>
    <w:p w14:paraId="0311F6B7" w14:textId="5DCD8399" w:rsidR="00363C65" w:rsidRDefault="00AF3213" w:rsidP="00BE7FF2">
      <w:pPr>
        <w:ind w:firstLine="708"/>
        <w:jc w:val="both"/>
      </w:pPr>
      <w:r>
        <w:t>No sistema web de gestão</w:t>
      </w:r>
      <w:r w:rsidR="001811FF">
        <w:t>, os professores podem cadastrar turmas</w:t>
      </w:r>
      <w:r w:rsidR="00E320A9">
        <w:t xml:space="preserve"> e</w:t>
      </w:r>
      <w:r w:rsidR="001811FF">
        <w:t xml:space="preserve"> </w:t>
      </w:r>
      <w:r w:rsidR="00A21CF2">
        <w:t>alunos</w:t>
      </w:r>
      <w:r w:rsidR="00E320A9">
        <w:t>, assim como agendar</w:t>
      </w:r>
      <w:r w:rsidR="00A21CF2">
        <w:t xml:space="preserve"> aulas</w:t>
      </w:r>
      <w:r w:rsidR="00D03D7C">
        <w:t>.</w:t>
      </w:r>
      <w:r w:rsidR="00411E40">
        <w:t xml:space="preserve"> Os educadores podem também acompanhar o progresso de seus alunos</w:t>
      </w:r>
      <w:r w:rsidR="00B27177">
        <w:t xml:space="preserve"> e têm um link para o WhatsApp</w:t>
      </w:r>
      <w:r w:rsidR="00031A03">
        <w:rPr>
          <w:rStyle w:val="FootnoteReference"/>
        </w:rPr>
        <w:footnoteReference w:id="5"/>
      </w:r>
      <w:r w:rsidR="00B27177">
        <w:t xml:space="preserve"> dos alunos caso queiram entrar em contato.</w:t>
      </w:r>
    </w:p>
    <w:p w14:paraId="303E5E1F" w14:textId="77777777" w:rsidR="00BE7FF2" w:rsidRDefault="00BE7FF2" w:rsidP="00BE7FF2">
      <w:pPr>
        <w:ind w:firstLine="708"/>
        <w:jc w:val="both"/>
      </w:pPr>
    </w:p>
    <w:p w14:paraId="33DEDB35" w14:textId="6941FCAB" w:rsidR="00363C65" w:rsidRDefault="009F64D2" w:rsidP="0046027A">
      <w:pPr>
        <w:ind w:firstLine="708"/>
        <w:jc w:val="both"/>
      </w:pPr>
      <w:r>
        <w:t>Silva</w:t>
      </w:r>
      <w:r w:rsidR="00163C7F">
        <w:t xml:space="preserve"> </w:t>
      </w:r>
      <w:sdt>
        <w:sdtPr>
          <w:id w:val="1987513351"/>
          <w:citation/>
        </w:sdtPr>
        <w:sdtContent>
          <w:r w:rsidR="00163C7F">
            <w:fldChar w:fldCharType="begin"/>
          </w:r>
          <w:r>
            <w:instrText xml:space="preserve">CITATION Sil \n  \t  \l 1033 </w:instrText>
          </w:r>
          <w:r w:rsidR="00163C7F">
            <w:fldChar w:fldCharType="separate"/>
          </w:r>
          <w:r w:rsidRPr="00BE7FF2">
            <w:rPr>
              <w:noProof/>
            </w:rPr>
            <w:t>(2018)</w:t>
          </w:r>
          <w:r w:rsidR="00163C7F">
            <w:fldChar w:fldCharType="end"/>
          </w:r>
        </w:sdtContent>
      </w:sdt>
      <w:r w:rsidR="00163C7F">
        <w:t xml:space="preserve"> </w:t>
      </w:r>
      <w:r w:rsidR="00703BB6">
        <w:t>apresenta u</w:t>
      </w:r>
      <w:r w:rsidR="00BF2858">
        <w:t>ma dissertação de mestrado</w:t>
      </w:r>
      <w:r w:rsidR="001E4C3E">
        <w:t xml:space="preserve"> </w:t>
      </w:r>
      <w:r w:rsidR="005E6262">
        <w:t xml:space="preserve">em que </w:t>
      </w:r>
      <w:r w:rsidR="00191CB0">
        <w:t>desenvolve uma plataforma educacional</w:t>
      </w:r>
      <w:r w:rsidR="00BE7FF2">
        <w:t xml:space="preserve">, intitulada </w:t>
      </w:r>
      <w:r w:rsidR="00BE7FF2" w:rsidRPr="00DF5A9C">
        <w:rPr>
          <w:i/>
          <w:iCs/>
        </w:rPr>
        <w:t>SalaBil</w:t>
      </w:r>
      <w:r w:rsidR="00BE7FF2">
        <w:t>,</w:t>
      </w:r>
      <w:r w:rsidR="00191CB0">
        <w:t xml:space="preserve"> para auxiliar professor</w:t>
      </w:r>
      <w:r w:rsidR="001B6DCE">
        <w:t>es</w:t>
      </w:r>
      <w:r w:rsidR="00191CB0">
        <w:t xml:space="preserve"> na elaboração de material didático digital para alunos surdos.</w:t>
      </w:r>
      <w:r w:rsidR="000E674A">
        <w:t xml:space="preserve"> Tal plataforma consiste em um sistema web com uma página para professores e outra para alunos</w:t>
      </w:r>
      <w:r w:rsidR="005B0932">
        <w:t>, além de um dicionário</w:t>
      </w:r>
      <w:r w:rsidR="00A947C8">
        <w:t xml:space="preserve"> de LIBRAS</w:t>
      </w:r>
      <w:r w:rsidR="000E674A">
        <w:t>.</w:t>
      </w:r>
    </w:p>
    <w:p w14:paraId="70C7FF8C" w14:textId="7D9A8D67" w:rsidR="001D2C0C" w:rsidRDefault="00A517CE" w:rsidP="00A517CE">
      <w:pPr>
        <w:ind w:firstLine="708"/>
        <w:jc w:val="both"/>
      </w:pPr>
      <w:r>
        <w:t>A</w:t>
      </w:r>
      <w:r w:rsidR="00481D80">
        <w:t xml:space="preserve"> plataforma </w:t>
      </w:r>
      <w:r w:rsidR="00847A1D">
        <w:t>é</w:t>
      </w:r>
      <w:r w:rsidR="00B5240B">
        <w:t xml:space="preserve"> uma </w:t>
      </w:r>
      <w:r w:rsidR="00876309">
        <w:t xml:space="preserve">ferramenta para o </w:t>
      </w:r>
      <w:r w:rsidR="007E20C2">
        <w:t>professor</w:t>
      </w:r>
      <w:r w:rsidR="00876309">
        <w:t xml:space="preserve"> montar as suas aula</w:t>
      </w:r>
      <w:r w:rsidR="001D2D07">
        <w:t xml:space="preserve">s </w:t>
      </w:r>
      <w:r w:rsidR="005F45DB">
        <w:t>de disciplinas escolares</w:t>
      </w:r>
      <w:r w:rsidR="00B5240B">
        <w:t xml:space="preserve"> </w:t>
      </w:r>
      <w:r w:rsidR="007E20C2">
        <w:t>e para o aluno realizar as atividades propostas</w:t>
      </w:r>
      <w:r w:rsidR="00C758C8">
        <w:t xml:space="preserve"> em um ambiente lúdico e didático</w:t>
      </w:r>
      <w:r w:rsidR="00515830">
        <w:t xml:space="preserve">. </w:t>
      </w:r>
      <w:r w:rsidR="00756661">
        <w:t>Expressões em LIBRAS relacionados à</w:t>
      </w:r>
      <w:r w:rsidR="00C324D8">
        <w:t xml:space="preserve"> cada</w:t>
      </w:r>
      <w:r w:rsidR="00756661">
        <w:t xml:space="preserve"> matéria</w:t>
      </w:r>
      <w:r w:rsidR="001B2BC7">
        <w:t xml:space="preserve"> estão disponíveis no dicionário para os alunos. </w:t>
      </w:r>
      <w:r w:rsidR="00515830">
        <w:t>Cabe a</w:t>
      </w:r>
      <w:r w:rsidR="00C758C8">
        <w:t>o professor</w:t>
      </w:r>
      <w:r w:rsidR="00515830">
        <w:t xml:space="preserve"> selecionar </w:t>
      </w:r>
      <w:r w:rsidR="00AF5A60">
        <w:t xml:space="preserve">o conteúdo e </w:t>
      </w:r>
      <w:r w:rsidR="00515830">
        <w:t>os exercícios e definir o nível de dificuldade</w:t>
      </w:r>
      <w:r w:rsidR="00867A65">
        <w:t>,</w:t>
      </w:r>
      <w:r w:rsidR="00515830">
        <w:t xml:space="preserve"> de acordo com </w:t>
      </w:r>
      <w:r w:rsidR="00AF5A60">
        <w:t>as</w:t>
      </w:r>
      <w:r w:rsidR="00515830">
        <w:t xml:space="preserve"> </w:t>
      </w:r>
      <w:r w:rsidR="001D2C0C">
        <w:t>habilidades e competências de suas turmas.</w:t>
      </w:r>
      <w:r w:rsidR="00AF5A60">
        <w:t xml:space="preserve"> O</w:t>
      </w:r>
      <w:r w:rsidR="00734AE5">
        <w:t xml:space="preserve"> </w:t>
      </w:r>
      <w:commentRangeStart w:id="68"/>
      <w:commentRangeEnd w:id="68"/>
      <w:r w:rsidR="00A466C5">
        <w:rPr>
          <w:rStyle w:val="CommentReference"/>
          <w:rFonts w:eastAsia="Arial" w:cs="Arial"/>
          <w:lang w:eastAsia="pt-BR"/>
        </w:rPr>
        <w:commentReference w:id="68"/>
      </w:r>
      <w:r w:rsidR="00A466C5">
        <w:t xml:space="preserve">professor também </w:t>
      </w:r>
      <w:r w:rsidR="00734AE5">
        <w:t xml:space="preserve">pode </w:t>
      </w:r>
      <w:r w:rsidR="00AF5A60">
        <w:t xml:space="preserve">anexar </w:t>
      </w:r>
      <w:r w:rsidR="00AF5A60">
        <w:lastRenderedPageBreak/>
        <w:t>às aulas conteúdos adicionais, como mapas para aulas de geografia. Esses conteúdos</w:t>
      </w:r>
      <w:r w:rsidR="00B9438C">
        <w:t xml:space="preserve"> são de fácil acesso pelos seus alunos.</w:t>
      </w:r>
      <w:r w:rsidR="00AF5A60">
        <w:t xml:space="preserve"> </w:t>
      </w:r>
    </w:p>
    <w:p w14:paraId="21AB6DEA" w14:textId="6F2F0650" w:rsidR="005863CB" w:rsidRDefault="005863CB" w:rsidP="00A05B00"/>
    <w:p w14:paraId="662D1FA9" w14:textId="365DEEB9" w:rsidR="00A05B00" w:rsidRDefault="009F6869" w:rsidP="00AD4D57">
      <w:pPr>
        <w:ind w:firstLine="708"/>
        <w:jc w:val="both"/>
      </w:pPr>
      <w:r>
        <w:t xml:space="preserve">Lima </w:t>
      </w:r>
      <w:commentRangeStart w:id="69"/>
      <w:sdt>
        <w:sdtPr>
          <w:id w:val="-510995021"/>
          <w:citation/>
        </w:sdtPr>
        <w:sdtContent>
          <w:r w:rsidR="00BC7B32">
            <w:fldChar w:fldCharType="begin"/>
          </w:r>
          <w:r w:rsidR="00223944">
            <w:instrText xml:space="preserve">CITATION Lim18 \n  \t  \l 1033 </w:instrText>
          </w:r>
          <w:r w:rsidR="00BC7B32">
            <w:fldChar w:fldCharType="separate"/>
          </w:r>
          <w:r w:rsidR="00223944" w:rsidRPr="00223944">
            <w:rPr>
              <w:noProof/>
            </w:rPr>
            <w:t>(2018)</w:t>
          </w:r>
          <w:r w:rsidR="00BC7B32">
            <w:fldChar w:fldCharType="end"/>
          </w:r>
        </w:sdtContent>
      </w:sdt>
      <w:r w:rsidR="00D014D1">
        <w:t xml:space="preserve"> </w:t>
      </w:r>
      <w:commentRangeEnd w:id="69"/>
      <w:r>
        <w:rPr>
          <w:rStyle w:val="CommentReference"/>
          <w:rFonts w:eastAsia="Arial" w:cs="Arial"/>
          <w:lang w:eastAsia="pt-BR"/>
        </w:rPr>
        <w:commentReference w:id="69"/>
      </w:r>
      <w:r>
        <w:t xml:space="preserve"> apresenta</w:t>
      </w:r>
      <w:r w:rsidR="00A05B00">
        <w:t xml:space="preserve"> um </w:t>
      </w:r>
      <w:r w:rsidR="00BC7B32">
        <w:t xml:space="preserve">TCC </w:t>
      </w:r>
      <w:r w:rsidR="002F5FCF">
        <w:t xml:space="preserve">em que </w:t>
      </w:r>
      <w:r w:rsidR="00AD4D57">
        <w:t>desenvolve um sistema web voltado para o ensino de LIBRAS</w:t>
      </w:r>
      <w:r w:rsidR="007A1956">
        <w:t xml:space="preserve"> em um contexto de </w:t>
      </w:r>
      <w:r w:rsidR="002F5FCF">
        <w:t>E</w:t>
      </w:r>
      <w:r w:rsidR="007A1956">
        <w:t xml:space="preserve">ducação à </w:t>
      </w:r>
      <w:r w:rsidR="002F5FCF">
        <w:t>D</w:t>
      </w:r>
      <w:r w:rsidR="007A1956">
        <w:t>istância (EaD)</w:t>
      </w:r>
      <w:r w:rsidR="00AD4D57">
        <w:t>.</w:t>
      </w:r>
      <w:r w:rsidR="00232C1D">
        <w:t xml:space="preserve"> </w:t>
      </w:r>
      <w:r w:rsidR="00014934">
        <w:t>Esse sistema</w:t>
      </w:r>
      <w:r w:rsidR="00744A8A">
        <w:t xml:space="preserve"> pode ser acessado por alunos ou professores.</w:t>
      </w:r>
    </w:p>
    <w:p w14:paraId="01B0F1D8" w14:textId="4DE1BF51" w:rsidR="00744A8A" w:rsidRDefault="00E321DE" w:rsidP="00AD4D57">
      <w:pPr>
        <w:ind w:firstLine="708"/>
        <w:jc w:val="both"/>
      </w:pPr>
      <w:r>
        <w:t xml:space="preserve">Enquanto </w:t>
      </w:r>
      <w:r w:rsidR="00744A8A">
        <w:t>professores podem gerenciar o conteúdo educacional</w:t>
      </w:r>
      <w:r w:rsidR="00C903F0">
        <w:t xml:space="preserve"> do sistema, cadastrando </w:t>
      </w:r>
      <w:r w:rsidR="00E02D52">
        <w:t xml:space="preserve">módulos, categorias, </w:t>
      </w:r>
      <w:r w:rsidR="00C903F0">
        <w:t>sinais e atividades, os alunos tem uma experiência gamificada</w:t>
      </w:r>
      <w:r w:rsidR="00EB06CC">
        <w:t xml:space="preserve"> para aprender LIBRAS</w:t>
      </w:r>
      <w:r w:rsidR="00C903F0">
        <w:t xml:space="preserve"> </w:t>
      </w:r>
      <w:r w:rsidR="001301F3">
        <w:t>envolvendo um sistema de recompensas</w:t>
      </w:r>
      <w:r w:rsidR="00EB06CC">
        <w:t xml:space="preserve"> e</w:t>
      </w:r>
      <w:r w:rsidR="004704E8">
        <w:t xml:space="preserve"> ranking</w:t>
      </w:r>
      <w:r w:rsidR="00EB06CC">
        <w:t xml:space="preserve"> de amigos.</w:t>
      </w:r>
    </w:p>
    <w:p w14:paraId="6B062DC1" w14:textId="77777777" w:rsidR="00F85B8A" w:rsidRDefault="00F85B8A" w:rsidP="00F85B8A">
      <w:pPr>
        <w:jc w:val="both"/>
      </w:pPr>
    </w:p>
    <w:p w14:paraId="603AD446" w14:textId="5AFEC7BB" w:rsidR="00F85B8A" w:rsidRDefault="006E640F" w:rsidP="00F85B8A">
      <w:pPr>
        <w:pStyle w:val="Heading2"/>
      </w:pPr>
      <w:bookmarkStart w:id="70" w:name="_Toc183801344"/>
      <w:r>
        <w:t>Resumo</w:t>
      </w:r>
      <w:bookmarkEnd w:id="70"/>
    </w:p>
    <w:p w14:paraId="7A662149" w14:textId="77777777" w:rsidR="001765E3" w:rsidRDefault="001765E3" w:rsidP="001765E3"/>
    <w:p w14:paraId="51D76518" w14:textId="10581851" w:rsidR="00223944" w:rsidRDefault="005F21BF" w:rsidP="00223944">
      <w:pPr>
        <w:ind w:firstLine="708"/>
      </w:pPr>
      <w:r>
        <w:t xml:space="preserve">Foram encontrados apenas 3 </w:t>
      </w:r>
      <w:r w:rsidR="00563011" w:rsidRPr="00563011">
        <w:t xml:space="preserve"> </w:t>
      </w:r>
      <w:r w:rsidR="00563011">
        <w:t>sistema de gestão para educadores</w:t>
      </w:r>
      <w:r w:rsidR="00A850E5">
        <w:t>, no apoio ao</w:t>
      </w:r>
      <w:r w:rsidR="00A94AB1">
        <w:t xml:space="preserve"> </w:t>
      </w:r>
      <w:r w:rsidR="003450A9">
        <w:t>ensino de LIBRAS</w:t>
      </w:r>
      <w:r w:rsidR="0067612F">
        <w:t xml:space="preserve">. A </w:t>
      </w:r>
      <w:r w:rsidR="000F41BD">
        <w:fldChar w:fldCharType="begin"/>
      </w:r>
      <w:r w:rsidR="000F41BD">
        <w:instrText xml:space="preserve"> REF _Ref176832937 \h </w:instrText>
      </w:r>
      <w:r w:rsidR="000F41BD">
        <w:fldChar w:fldCharType="separate"/>
      </w:r>
      <w:r w:rsidR="0088622A">
        <w:t xml:space="preserve">Tabela </w:t>
      </w:r>
      <w:r w:rsidR="0088622A">
        <w:rPr>
          <w:noProof/>
        </w:rPr>
        <w:t>1</w:t>
      </w:r>
      <w:r w:rsidR="000F41BD">
        <w:fldChar w:fldCharType="end"/>
      </w:r>
      <w:r w:rsidR="0067612F">
        <w:t xml:space="preserve">, abaixo, compara-os </w:t>
      </w:r>
      <w:r w:rsidR="003E7123">
        <w:t xml:space="preserve">com a solução proposta </w:t>
      </w:r>
      <w:r w:rsidR="00500704">
        <w:t>neste trabalho</w:t>
      </w:r>
      <w:r w:rsidR="00C95AB8">
        <w:t>.</w:t>
      </w:r>
      <w:r w:rsidR="00223944">
        <w:t xml:space="preserve"> Cada coluna representa uma funcionalidade que esteja, ou não, presente no sistema:</w:t>
      </w:r>
    </w:p>
    <w:p w14:paraId="1EA9962C" w14:textId="612DC808" w:rsidR="00223944" w:rsidRDefault="00223944" w:rsidP="00223944">
      <w:pPr>
        <w:pStyle w:val="ListParagraph"/>
        <w:numPr>
          <w:ilvl w:val="0"/>
          <w:numId w:val="32"/>
        </w:numPr>
      </w:pPr>
      <w:r>
        <w:t>Dicionário de LIBRAS: representa a funcionalidade de uma página para os professores consultarem as representações em LIBRAS já cadastradas no sistema;</w:t>
      </w:r>
    </w:p>
    <w:p w14:paraId="345FB785" w14:textId="00CD0EA4" w:rsidR="00223944" w:rsidRDefault="00223944" w:rsidP="00223944">
      <w:pPr>
        <w:pStyle w:val="ListParagraph"/>
        <w:numPr>
          <w:ilvl w:val="0"/>
          <w:numId w:val="32"/>
        </w:numPr>
      </w:pPr>
      <w:r>
        <w:t>Criação de conteúdo por educadores: representa a funcionalidade de permitir que professores criem os exercícios que serão realizados pelos alunos;</w:t>
      </w:r>
    </w:p>
    <w:p w14:paraId="55B749F2" w14:textId="0C5792A0" w:rsidR="00223944" w:rsidRDefault="00223944" w:rsidP="00223944">
      <w:pPr>
        <w:pStyle w:val="ListParagraph"/>
        <w:numPr>
          <w:ilvl w:val="0"/>
          <w:numId w:val="32"/>
        </w:numPr>
      </w:pPr>
      <w:r>
        <w:t>Turmas: representa a funcionalidade de professores criarem turmas para facilitar a organização de seus alunos;</w:t>
      </w:r>
    </w:p>
    <w:p w14:paraId="16A0B249" w14:textId="08330485" w:rsidR="00223944" w:rsidRDefault="00223944" w:rsidP="00223944">
      <w:pPr>
        <w:pStyle w:val="ListParagraph"/>
        <w:numPr>
          <w:ilvl w:val="0"/>
          <w:numId w:val="32"/>
        </w:numPr>
      </w:pPr>
      <w:r>
        <w:t>Conteúdo compartilhado entre professores: representa a funcionalidade de professores poderem aplicar para os seus alunos exercícios que foram criados por outros professores, assim como representações em LIBRAS (Sinais) criados por outros professores;</w:t>
      </w:r>
    </w:p>
    <w:p w14:paraId="28410BE7" w14:textId="58BD847E" w:rsidR="008B58A5" w:rsidRDefault="008B58A5" w:rsidP="00C950FA">
      <w:pPr>
        <w:pStyle w:val="ListParagraph"/>
        <w:numPr>
          <w:ilvl w:val="0"/>
          <w:numId w:val="32"/>
        </w:numPr>
      </w:pPr>
      <w:r>
        <w:t>Portal de aprovações: representa a funcionalidade de conteúdos criados por professores (exercícios ou sinais) passem por um processo de aprovação antes de ficarem disponíveis para todos os professores.</w:t>
      </w:r>
    </w:p>
    <w:p w14:paraId="32C1D911" w14:textId="77777777" w:rsidR="00D37EF2" w:rsidRDefault="00D37EF2" w:rsidP="001765E3"/>
    <w:p w14:paraId="1FFBD7E2" w14:textId="0ACB7368" w:rsidR="008B24E8" w:rsidRDefault="008B24E8" w:rsidP="007B57AA">
      <w:pPr>
        <w:pStyle w:val="Caption"/>
        <w:keepNext/>
      </w:pPr>
      <w:bookmarkStart w:id="71" w:name="_Ref176832937"/>
      <w:r>
        <w:t xml:space="preserve">Tabela </w:t>
      </w:r>
      <w:fldSimple w:instr=" SEQ Tabela \* ARABIC ">
        <w:r w:rsidR="0088622A">
          <w:rPr>
            <w:noProof/>
          </w:rPr>
          <w:t>1</w:t>
        </w:r>
      </w:fldSimple>
      <w:bookmarkEnd w:id="71"/>
      <w:r>
        <w:t>: Trabalhos Relacionados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1456"/>
        <w:gridCol w:w="1475"/>
        <w:gridCol w:w="1488"/>
        <w:gridCol w:w="1432"/>
        <w:gridCol w:w="1723"/>
        <w:gridCol w:w="1487"/>
      </w:tblGrid>
      <w:tr w:rsidR="00963079" w14:paraId="155CD9B2" w14:textId="77777777" w:rsidTr="00484D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328D4BA0" w14:textId="3C13CFCE" w:rsidR="00CF076C" w:rsidRDefault="00D80376" w:rsidP="007B57AA">
            <w:pPr>
              <w:jc w:val="center"/>
            </w:pPr>
            <w:commentRangeStart w:id="72"/>
            <w:r>
              <w:t>Trabalho</w:t>
            </w:r>
            <w:commentRangeEnd w:id="72"/>
            <w:r w:rsidR="009546AE">
              <w:rPr>
                <w:rStyle w:val="CommentReference"/>
                <w:rFonts w:eastAsia="Arial" w:cs="Arial"/>
                <w:b w:val="0"/>
                <w:bCs w:val="0"/>
                <w:color w:val="auto"/>
                <w:lang w:eastAsia="pt-BR"/>
              </w:rPr>
              <w:commentReference w:id="72"/>
            </w:r>
          </w:p>
        </w:tc>
        <w:tc>
          <w:tcPr>
            <w:tcW w:w="1475" w:type="dxa"/>
            <w:vAlign w:val="center"/>
          </w:tcPr>
          <w:p w14:paraId="719B0E77" w14:textId="7B9CFBDB" w:rsidR="00CF076C" w:rsidRDefault="00D80376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commentRangeStart w:id="73"/>
            <w:r>
              <w:t>Dicionário de LIBRAS</w:t>
            </w:r>
          </w:p>
        </w:tc>
        <w:tc>
          <w:tcPr>
            <w:tcW w:w="1488" w:type="dxa"/>
            <w:vAlign w:val="center"/>
          </w:tcPr>
          <w:p w14:paraId="6486E729" w14:textId="03060D7C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 de conteúdo por educadores</w:t>
            </w:r>
          </w:p>
        </w:tc>
        <w:tc>
          <w:tcPr>
            <w:tcW w:w="1432" w:type="dxa"/>
            <w:vAlign w:val="center"/>
          </w:tcPr>
          <w:p w14:paraId="265EFA85" w14:textId="246A605F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Turmas</w:t>
            </w:r>
          </w:p>
        </w:tc>
        <w:tc>
          <w:tcPr>
            <w:tcW w:w="1723" w:type="dxa"/>
            <w:vAlign w:val="center"/>
          </w:tcPr>
          <w:p w14:paraId="24BD8600" w14:textId="40DB2CF8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Conteúdo compartilhado entre professores</w:t>
            </w:r>
          </w:p>
        </w:tc>
        <w:tc>
          <w:tcPr>
            <w:tcW w:w="1487" w:type="dxa"/>
            <w:vAlign w:val="center"/>
          </w:tcPr>
          <w:p w14:paraId="15CA84FF" w14:textId="13D110D7" w:rsidR="00CF076C" w:rsidRDefault="00963079" w:rsidP="007B57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Portal de aprovações</w:t>
            </w:r>
            <w:commentRangeEnd w:id="73"/>
            <w:r w:rsidR="001523BF">
              <w:rPr>
                <w:rStyle w:val="CommentReference"/>
                <w:rFonts w:eastAsia="Arial" w:cs="Arial"/>
                <w:b w:val="0"/>
                <w:bCs w:val="0"/>
                <w:color w:val="auto"/>
                <w:lang w:eastAsia="pt-BR"/>
              </w:rPr>
              <w:commentReference w:id="73"/>
            </w:r>
          </w:p>
        </w:tc>
      </w:tr>
      <w:tr w:rsidR="00963079" w14:paraId="29FF5E45" w14:textId="77777777" w:rsidTr="00484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261837D7" w14:textId="6188EB27" w:rsidR="00CF076C" w:rsidRDefault="00223944" w:rsidP="007B57AA">
            <w:pPr>
              <w:jc w:val="center"/>
            </w:pPr>
            <w:r>
              <w:t xml:space="preserve">Silva </w:t>
            </w:r>
            <w:sdt>
              <w:sdtPr>
                <w:id w:val="-1537886189"/>
                <w:citation/>
              </w:sdtPr>
              <w:sdtContent>
                <w:r>
                  <w:fldChar w:fldCharType="begin"/>
                </w:r>
                <w:r>
                  <w:rPr>
                    <w:lang w:val="en-US"/>
                  </w:rPr>
                  <w:instrText xml:space="preserve">CITATION Sil21 \n  \t  \l 1033 </w:instrText>
                </w:r>
                <w:r>
                  <w:fldChar w:fldCharType="separate"/>
                </w:r>
                <w:r w:rsidRPr="00223944">
                  <w:rPr>
                    <w:noProof/>
                    <w:lang w:val="en-US"/>
                  </w:rPr>
                  <w:t>(2021)</w:t>
                </w:r>
                <w:r>
                  <w:fldChar w:fldCharType="end"/>
                </w:r>
              </w:sdtContent>
            </w:sdt>
          </w:p>
        </w:tc>
        <w:tc>
          <w:tcPr>
            <w:tcW w:w="1475" w:type="dxa"/>
            <w:vAlign w:val="center"/>
          </w:tcPr>
          <w:p w14:paraId="0A22F319" w14:textId="08E2EFC1" w:rsidR="00CF076C" w:rsidRDefault="005C2D4C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88" w:type="dxa"/>
            <w:vAlign w:val="center"/>
          </w:tcPr>
          <w:p w14:paraId="79D4BE33" w14:textId="4FD82398" w:rsidR="00CF076C" w:rsidRDefault="00484D03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32" w:type="dxa"/>
            <w:vAlign w:val="center"/>
          </w:tcPr>
          <w:p w14:paraId="7191AC9A" w14:textId="518B656E" w:rsidR="00CF076C" w:rsidRDefault="00484D03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23" w:type="dxa"/>
            <w:vAlign w:val="center"/>
          </w:tcPr>
          <w:p w14:paraId="7C97765E" w14:textId="33EFEA1F" w:rsidR="00CF076C" w:rsidRDefault="00555555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87" w:type="dxa"/>
            <w:vAlign w:val="center"/>
          </w:tcPr>
          <w:p w14:paraId="59A5000A" w14:textId="20284408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63079" w14:paraId="79EA1668" w14:textId="77777777" w:rsidTr="00484D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44D0405A" w14:textId="23E45322" w:rsidR="00386BDC" w:rsidRPr="007B57AA" w:rsidRDefault="00223944" w:rsidP="007B57AA">
            <w:pPr>
              <w:jc w:val="center"/>
              <w:rPr>
                <w:b w:val="0"/>
                <w:bCs w:val="0"/>
              </w:rPr>
            </w:pPr>
            <w:r w:rsidRPr="00223944">
              <w:t>Silva</w:t>
            </w:r>
            <w:r>
              <w:rPr>
                <w:b w:val="0"/>
                <w:bCs w:val="0"/>
              </w:rPr>
              <w:t xml:space="preserve"> </w:t>
            </w:r>
            <w:sdt>
              <w:sdtPr>
                <w:id w:val="1718777483"/>
                <w:citation/>
              </w:sdtPr>
              <w:sdtContent>
                <w:r>
                  <w:fldChar w:fldCharType="begin"/>
                </w:r>
                <w:r>
                  <w:rPr>
                    <w:b w:val="0"/>
                    <w:bCs w:val="0"/>
                    <w:lang w:val="en-US"/>
                  </w:rPr>
                  <w:instrText xml:space="preserve">CITATION Sil \n  \t  \l 1033 </w:instrText>
                </w:r>
                <w:r>
                  <w:fldChar w:fldCharType="separate"/>
                </w:r>
                <w:r w:rsidRPr="00223944">
                  <w:rPr>
                    <w:noProof/>
                    <w:lang w:val="en-US"/>
                  </w:rPr>
                  <w:t>(2018)</w:t>
                </w:r>
                <w:r>
                  <w:fldChar w:fldCharType="end"/>
                </w:r>
              </w:sdtContent>
            </w:sdt>
          </w:p>
        </w:tc>
        <w:tc>
          <w:tcPr>
            <w:tcW w:w="1475" w:type="dxa"/>
            <w:vAlign w:val="center"/>
          </w:tcPr>
          <w:p w14:paraId="04419AE2" w14:textId="6AB61133" w:rsidR="00CF076C" w:rsidRDefault="00E4479F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8" w:type="dxa"/>
            <w:vAlign w:val="center"/>
          </w:tcPr>
          <w:p w14:paraId="63DF8FF0" w14:textId="1B2408F4" w:rsidR="00CF076C" w:rsidRDefault="00EF0D39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32" w:type="dxa"/>
            <w:vAlign w:val="center"/>
          </w:tcPr>
          <w:p w14:paraId="12A1E11A" w14:textId="0690CB4C" w:rsidR="00CF076C" w:rsidRDefault="00EF0D39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23" w:type="dxa"/>
            <w:vAlign w:val="center"/>
          </w:tcPr>
          <w:p w14:paraId="67456009" w14:textId="1E30B2E7" w:rsidR="00CF076C" w:rsidRDefault="001E3F65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Apenas Sinais</w:t>
            </w:r>
          </w:p>
        </w:tc>
        <w:tc>
          <w:tcPr>
            <w:tcW w:w="1487" w:type="dxa"/>
            <w:vAlign w:val="center"/>
          </w:tcPr>
          <w:p w14:paraId="6B821EF2" w14:textId="4E0C9A0A" w:rsidR="00CF076C" w:rsidRDefault="00EF0D39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63079" w14:paraId="25708000" w14:textId="77777777" w:rsidTr="00484D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246A9496" w14:textId="0C747F65" w:rsidR="00CF076C" w:rsidRDefault="00223944" w:rsidP="007B57AA">
            <w:pPr>
              <w:jc w:val="center"/>
            </w:pPr>
            <w:r>
              <w:t xml:space="preserve">Lima </w:t>
            </w:r>
            <w:sdt>
              <w:sdtPr>
                <w:id w:val="1717464057"/>
                <w:citation/>
              </w:sdtPr>
              <w:sdtContent>
                <w:r>
                  <w:fldChar w:fldCharType="begin"/>
                </w:r>
                <w:r>
                  <w:rPr>
                    <w:lang w:val="en-US"/>
                  </w:rPr>
                  <w:instrText xml:space="preserve">CITATION Lim18 \n  \t  \l 1033 </w:instrText>
                </w:r>
                <w:r>
                  <w:fldChar w:fldCharType="separate"/>
                </w:r>
                <w:r w:rsidRPr="00223944">
                  <w:rPr>
                    <w:noProof/>
                    <w:lang w:val="en-US"/>
                  </w:rPr>
                  <w:t>(2018)</w:t>
                </w:r>
                <w:r>
                  <w:fldChar w:fldCharType="end"/>
                </w:r>
              </w:sdtContent>
            </w:sdt>
          </w:p>
        </w:tc>
        <w:tc>
          <w:tcPr>
            <w:tcW w:w="1475" w:type="dxa"/>
            <w:vAlign w:val="center"/>
          </w:tcPr>
          <w:p w14:paraId="27D2FB43" w14:textId="0790270D" w:rsidR="00CF076C" w:rsidRDefault="00E04930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488" w:type="dxa"/>
            <w:vAlign w:val="center"/>
          </w:tcPr>
          <w:p w14:paraId="63FDF8BA" w14:textId="750C9A7B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32" w:type="dxa"/>
            <w:vAlign w:val="center"/>
          </w:tcPr>
          <w:p w14:paraId="213BEB09" w14:textId="2BC715A4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23" w:type="dxa"/>
            <w:vAlign w:val="center"/>
          </w:tcPr>
          <w:p w14:paraId="12B48E97" w14:textId="4CA16C02" w:rsidR="00CF076C" w:rsidRDefault="00D1713C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7" w:type="dxa"/>
            <w:vAlign w:val="center"/>
          </w:tcPr>
          <w:p w14:paraId="33CEF3EC" w14:textId="1C893F10" w:rsidR="00CF076C" w:rsidRDefault="00EF0D39" w:rsidP="007B57A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963079" w14:paraId="09E3C202" w14:textId="77777777" w:rsidTr="00484D0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6" w:type="dxa"/>
            <w:vAlign w:val="center"/>
          </w:tcPr>
          <w:p w14:paraId="67EB3C9D" w14:textId="5D13927A" w:rsidR="00CF076C" w:rsidRDefault="00D37EF2" w:rsidP="007B57AA">
            <w:pPr>
              <w:jc w:val="center"/>
            </w:pPr>
            <w:r>
              <w:t>P</w:t>
            </w:r>
            <w:r w:rsidR="00A715CB">
              <w:t>roposta</w:t>
            </w:r>
          </w:p>
        </w:tc>
        <w:tc>
          <w:tcPr>
            <w:tcW w:w="1475" w:type="dxa"/>
            <w:vAlign w:val="center"/>
          </w:tcPr>
          <w:p w14:paraId="46815137" w14:textId="36F38FE8" w:rsidR="00CF076C" w:rsidRDefault="005C2D4C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8" w:type="dxa"/>
            <w:vAlign w:val="center"/>
          </w:tcPr>
          <w:p w14:paraId="6A158052" w14:textId="773D4FF0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32" w:type="dxa"/>
            <w:vAlign w:val="center"/>
          </w:tcPr>
          <w:p w14:paraId="55E8C5B8" w14:textId="647626C9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23" w:type="dxa"/>
            <w:vAlign w:val="center"/>
          </w:tcPr>
          <w:p w14:paraId="5DF60E51" w14:textId="393D1AD9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87" w:type="dxa"/>
            <w:vAlign w:val="center"/>
          </w:tcPr>
          <w:p w14:paraId="43901789" w14:textId="2A09E7E1" w:rsidR="00CF076C" w:rsidRDefault="007B57AA" w:rsidP="007B57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2EFD9B93" w14:textId="6C1799E4" w:rsidR="00C627AA" w:rsidRDefault="00C627AA" w:rsidP="00C950FA">
      <w:pPr>
        <w:spacing w:line="360" w:lineRule="auto"/>
        <w:jc w:val="both"/>
        <w:rPr>
          <w:rFonts w:eastAsiaTheme="majorEastAsia" w:cstheme="majorBidi"/>
          <w:b/>
          <w:sz w:val="32"/>
          <w:szCs w:val="32"/>
        </w:rPr>
      </w:pPr>
    </w:p>
    <w:p w14:paraId="34F8AC4D" w14:textId="3EAA86AE" w:rsidR="00985960" w:rsidRDefault="008C17A4" w:rsidP="002A41BB">
      <w:pPr>
        <w:pStyle w:val="Heading1"/>
      </w:pPr>
      <w:bookmarkStart w:id="74" w:name="_Toc123923462"/>
      <w:bookmarkStart w:id="75" w:name="_Toc123923602"/>
      <w:bookmarkStart w:id="76" w:name="_Toc124169333"/>
      <w:bookmarkStart w:id="77" w:name="_Toc123231062"/>
      <w:bookmarkStart w:id="78" w:name="_Toc123231217"/>
      <w:bookmarkStart w:id="79" w:name="_Toc123231257"/>
      <w:bookmarkStart w:id="80" w:name="_Toc123236050"/>
      <w:bookmarkStart w:id="81" w:name="_Toc123808799"/>
      <w:bookmarkStart w:id="82" w:name="_Toc123809034"/>
      <w:bookmarkStart w:id="83" w:name="_Toc123810621"/>
      <w:bookmarkStart w:id="84" w:name="_Toc123810719"/>
      <w:bookmarkStart w:id="85" w:name="_Toc123810739"/>
      <w:bookmarkStart w:id="86" w:name="_Toc123922724"/>
      <w:bookmarkStart w:id="87" w:name="_Toc123922745"/>
      <w:bookmarkStart w:id="88" w:name="_Toc123923463"/>
      <w:bookmarkStart w:id="89" w:name="_Toc123923603"/>
      <w:bookmarkStart w:id="90" w:name="_Toc124169334"/>
      <w:bookmarkStart w:id="91" w:name="_Toc183801345"/>
      <w:bookmarkStart w:id="92" w:name="_Ref210500794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lastRenderedPageBreak/>
        <w:t>Solução Proposta</w:t>
      </w:r>
      <w:bookmarkEnd w:id="91"/>
      <w:bookmarkEnd w:id="92"/>
    </w:p>
    <w:p w14:paraId="5F31B835" w14:textId="77777777" w:rsidR="00C627AA" w:rsidRPr="00C627AA" w:rsidRDefault="00C627AA" w:rsidP="00013B79"/>
    <w:p w14:paraId="31C5F434" w14:textId="6B944D57" w:rsidR="00012062" w:rsidRPr="00977944" w:rsidRDefault="007978E3" w:rsidP="00EC6100">
      <w:pPr>
        <w:pStyle w:val="Heading2"/>
      </w:pPr>
      <w:bookmarkStart w:id="93" w:name="_Toc176292977"/>
      <w:bookmarkStart w:id="94" w:name="_Toc176293001"/>
      <w:bookmarkStart w:id="95" w:name="_Toc183801346"/>
      <w:bookmarkEnd w:id="93"/>
      <w:bookmarkEnd w:id="94"/>
      <w:r>
        <w:t>Visão Geral</w:t>
      </w:r>
      <w:bookmarkEnd w:id="95"/>
    </w:p>
    <w:p w14:paraId="0C36C4F7" w14:textId="77777777" w:rsidR="00DA340F" w:rsidRPr="00DA340F" w:rsidRDefault="00DA340F" w:rsidP="00F165C7"/>
    <w:p w14:paraId="103FEC1C" w14:textId="5FBF5A62" w:rsidR="17013B51" w:rsidRDefault="4142BB0D" w:rsidP="68BD458E">
      <w:pPr>
        <w:spacing w:line="360" w:lineRule="auto"/>
        <w:ind w:firstLine="708"/>
        <w:jc w:val="both"/>
        <w:rPr>
          <w:rFonts w:cs="Times New Roman"/>
          <w:szCs w:val="24"/>
        </w:rPr>
      </w:pPr>
      <w:r w:rsidRPr="4665D820">
        <w:rPr>
          <w:rFonts w:cs="Times New Roman"/>
          <w:szCs w:val="24"/>
        </w:rPr>
        <w:t>O projeto a ser desenvolvido possui duas frentes principais: a criação de um sistema de gestão para educadores</w:t>
      </w:r>
      <w:r w:rsidR="52AADEEF" w:rsidRPr="4665D820">
        <w:rPr>
          <w:rFonts w:cs="Times New Roman"/>
          <w:szCs w:val="24"/>
        </w:rPr>
        <w:t xml:space="preserve"> e a complementação do aplicativo Hora da Libras</w:t>
      </w:r>
      <w:r w:rsidRPr="4665D820">
        <w:rPr>
          <w:rFonts w:cs="Times New Roman"/>
          <w:szCs w:val="24"/>
        </w:rPr>
        <w:t>. Ambas as frentes têm como objetivo ampliar a eficácia educacional e a acessibilidade da ferramenta, permitindo que ela atinja um público ainda maior e ofereça uma experiência de aprendizado mais completa e inclusiva.</w:t>
      </w:r>
      <w:r w:rsidR="004D443C">
        <w:rPr>
          <w:rFonts w:cs="Times New Roman"/>
          <w:szCs w:val="24"/>
        </w:rPr>
        <w:t xml:space="preserve"> </w:t>
      </w:r>
      <w:r w:rsidR="004D443C" w:rsidRPr="004D443C">
        <w:rPr>
          <w:rFonts w:cs="Times New Roman"/>
          <w:szCs w:val="24"/>
        </w:rPr>
        <w:t>As seções seguintes detalham seus aspectos técnicos</w:t>
      </w:r>
      <w:r w:rsidR="17013B51" w:rsidRPr="68BD458E">
        <w:rPr>
          <w:rFonts w:cs="Times New Roman"/>
          <w:szCs w:val="24"/>
        </w:rPr>
        <w:t>.</w:t>
      </w:r>
    </w:p>
    <w:p w14:paraId="1A424BE1" w14:textId="77777777" w:rsidR="00C627AA" w:rsidRDefault="00C627AA" w:rsidP="00C627AA">
      <w:pPr>
        <w:spacing w:line="360" w:lineRule="auto"/>
        <w:jc w:val="both"/>
        <w:rPr>
          <w:rFonts w:cs="Times New Roman"/>
          <w:szCs w:val="24"/>
        </w:rPr>
      </w:pPr>
    </w:p>
    <w:p w14:paraId="3B82E274" w14:textId="08C49272" w:rsidR="18E5F29F" w:rsidRDefault="18E5F29F" w:rsidP="002A41BB">
      <w:pPr>
        <w:pStyle w:val="Heading3"/>
      </w:pPr>
      <w:bookmarkStart w:id="96" w:name="_Toc183801347"/>
      <w:commentRangeStart w:id="97"/>
      <w:r>
        <w:t>Requisitos Funcionais</w:t>
      </w:r>
      <w:commentRangeEnd w:id="97"/>
      <w:r w:rsidR="00A515A1">
        <w:rPr>
          <w:rStyle w:val="CommentReference"/>
          <w:rFonts w:eastAsia="Arial" w:cs="Arial"/>
          <w:b w:val="0"/>
          <w:lang w:eastAsia="pt-BR"/>
        </w:rPr>
        <w:commentReference w:id="97"/>
      </w:r>
      <w:bookmarkEnd w:id="96"/>
    </w:p>
    <w:p w14:paraId="7E71F444" w14:textId="77777777" w:rsidR="00DA340F" w:rsidRPr="00DA340F" w:rsidRDefault="00DA340F" w:rsidP="00F165C7"/>
    <w:p w14:paraId="57AA28BE" w14:textId="07393195" w:rsidR="00E62A87" w:rsidRDefault="005B1A67" w:rsidP="00FC7C56">
      <w:pPr>
        <w:spacing w:line="360" w:lineRule="auto"/>
        <w:ind w:firstLine="708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Requisitos Funcionais são especificações dos serviços que o sistema deve oferecer e descrevem como ele deve se comportar em diferentes situações e respostas a entradas específicas</w:t>
      </w:r>
      <w:r w:rsidR="003A2F7B">
        <w:rPr>
          <w:rFonts w:eastAsia="Times New Roman" w:cs="Times New Roman"/>
          <w:szCs w:val="24"/>
        </w:rPr>
        <w:t xml:space="preserve"> </w:t>
      </w:r>
      <w:sdt>
        <w:sdtPr>
          <w:rPr>
            <w:rFonts w:eastAsia="Times New Roman" w:cs="Times New Roman"/>
            <w:szCs w:val="24"/>
          </w:rPr>
          <w:id w:val="-1700459634"/>
          <w:citation/>
        </w:sdtPr>
        <w:sdtContent>
          <w:r w:rsidR="003A2F7B">
            <w:rPr>
              <w:rFonts w:eastAsia="Times New Roman" w:cs="Times New Roman"/>
              <w:szCs w:val="24"/>
            </w:rPr>
            <w:fldChar w:fldCharType="begin"/>
          </w:r>
          <w:r w:rsidR="003A2F7B" w:rsidRPr="003A2F7B">
            <w:rPr>
              <w:rFonts w:eastAsia="Times New Roman" w:cs="Times New Roman"/>
              <w:szCs w:val="24"/>
            </w:rPr>
            <w:instrText xml:space="preserve"> CITATION Som11 \l 1033 </w:instrText>
          </w:r>
          <w:r w:rsidR="003A2F7B">
            <w:rPr>
              <w:rFonts w:eastAsia="Times New Roman" w:cs="Times New Roman"/>
              <w:szCs w:val="24"/>
            </w:rPr>
            <w:fldChar w:fldCharType="separate"/>
          </w:r>
          <w:r w:rsidR="00B35ED3">
            <w:rPr>
              <w:rFonts w:eastAsia="Times New Roman" w:cs="Times New Roman"/>
              <w:noProof/>
              <w:szCs w:val="24"/>
            </w:rPr>
            <w:t>(Sommerville, 2011)</w:t>
          </w:r>
          <w:r w:rsidR="003A2F7B">
            <w:rPr>
              <w:rFonts w:eastAsia="Times New Roman" w:cs="Times New Roman"/>
              <w:szCs w:val="24"/>
            </w:rPr>
            <w:fldChar w:fldCharType="end"/>
          </w:r>
        </w:sdtContent>
      </w:sdt>
      <w:r>
        <w:rPr>
          <w:rFonts w:eastAsia="Times New Roman" w:cs="Times New Roman"/>
          <w:szCs w:val="24"/>
        </w:rPr>
        <w:t xml:space="preserve">. </w:t>
      </w:r>
      <w:r w:rsidR="37F0F6DE" w:rsidRPr="380BB618">
        <w:rPr>
          <w:rFonts w:eastAsia="Times New Roman" w:cs="Times New Roman"/>
          <w:szCs w:val="24"/>
        </w:rPr>
        <w:t xml:space="preserve">A seguir são </w:t>
      </w:r>
      <w:r w:rsidR="75BFB6E1" w:rsidRPr="380BB618">
        <w:rPr>
          <w:rFonts w:eastAsia="Times New Roman" w:cs="Times New Roman"/>
          <w:szCs w:val="24"/>
        </w:rPr>
        <w:t xml:space="preserve">listados os </w:t>
      </w:r>
      <w:r w:rsidR="004D443C">
        <w:rPr>
          <w:rFonts w:eastAsia="Times New Roman" w:cs="Times New Roman"/>
          <w:szCs w:val="24"/>
        </w:rPr>
        <w:t>R</w:t>
      </w:r>
      <w:r w:rsidR="75BFB6E1" w:rsidRPr="380BB618">
        <w:rPr>
          <w:rFonts w:eastAsia="Times New Roman" w:cs="Times New Roman"/>
          <w:szCs w:val="24"/>
        </w:rPr>
        <w:t xml:space="preserve">equisitos </w:t>
      </w:r>
      <w:r w:rsidR="004D443C">
        <w:rPr>
          <w:rFonts w:eastAsia="Times New Roman" w:cs="Times New Roman"/>
          <w:szCs w:val="24"/>
        </w:rPr>
        <w:t>F</w:t>
      </w:r>
      <w:r w:rsidR="75BFB6E1" w:rsidRPr="380BB618">
        <w:rPr>
          <w:rFonts w:eastAsia="Times New Roman" w:cs="Times New Roman"/>
          <w:szCs w:val="24"/>
        </w:rPr>
        <w:t xml:space="preserve">uncionais do </w:t>
      </w:r>
      <w:r w:rsidR="64D70041" w:rsidRPr="380BB618">
        <w:rPr>
          <w:rFonts w:eastAsia="Times New Roman" w:cs="Times New Roman"/>
          <w:szCs w:val="24"/>
        </w:rPr>
        <w:t>sistema web de gestão</w:t>
      </w:r>
      <w:r w:rsidR="587A7FAA" w:rsidRPr="380BB618">
        <w:rPr>
          <w:rFonts w:eastAsia="Times New Roman" w:cs="Times New Roman"/>
          <w:szCs w:val="24"/>
        </w:rPr>
        <w:t>:</w:t>
      </w:r>
      <w:r w:rsidR="2A59F053" w:rsidRPr="00E74D14">
        <w:rPr>
          <w:rFonts w:eastAsia="Times New Roman" w:cs="Times New Roman"/>
          <w:szCs w:val="24"/>
        </w:rPr>
        <w:t xml:space="preserve"> </w:t>
      </w:r>
    </w:p>
    <w:p w14:paraId="64C04032" w14:textId="5B40345A" w:rsidR="00373B4A" w:rsidRPr="00C950FA" w:rsidRDefault="00180797" w:rsidP="00C61EEA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Acessar</w:t>
      </w:r>
      <w:r w:rsidR="00373B4A" w:rsidRPr="00C950FA">
        <w:rPr>
          <w:rFonts w:eastAsia="Times New Roman" w:cs="Times New Roman"/>
          <w:b/>
          <w:bCs/>
          <w:szCs w:val="24"/>
        </w:rPr>
        <w:t xml:space="preserve"> o Acervo de Conteúd</w:t>
      </w:r>
      <w:r w:rsidR="00373B4A" w:rsidRPr="00D15218">
        <w:rPr>
          <w:rFonts w:eastAsia="Times New Roman" w:cs="Times New Roman"/>
          <w:b/>
          <w:bCs/>
          <w:szCs w:val="24"/>
        </w:rPr>
        <w:t>o</w:t>
      </w:r>
      <w:r w:rsidR="00065BB2">
        <w:rPr>
          <w:rFonts w:eastAsia="Times New Roman" w:cs="Times New Roman"/>
          <w:b/>
          <w:bCs/>
          <w:szCs w:val="24"/>
        </w:rPr>
        <w:t>s</w:t>
      </w:r>
      <w:r w:rsidR="00373B4A" w:rsidRPr="00D15218">
        <w:rPr>
          <w:rFonts w:eastAsia="Times New Roman" w:cs="Times New Roman"/>
          <w:b/>
          <w:bCs/>
          <w:szCs w:val="24"/>
        </w:rPr>
        <w:t>:</w:t>
      </w:r>
      <w:r w:rsidR="00373B4A">
        <w:rPr>
          <w:rFonts w:eastAsia="Times New Roman" w:cs="Times New Roman"/>
          <w:szCs w:val="24"/>
        </w:rPr>
        <w:t xml:space="preserve"> Um professor deve </w:t>
      </w:r>
      <w:r w:rsidR="00524430">
        <w:rPr>
          <w:rFonts w:eastAsia="Times New Roman" w:cs="Times New Roman"/>
          <w:szCs w:val="24"/>
        </w:rPr>
        <w:t xml:space="preserve">poder acessar o Acervo de </w:t>
      </w:r>
      <w:r w:rsidR="00D15218">
        <w:rPr>
          <w:rFonts w:eastAsia="Times New Roman" w:cs="Times New Roman"/>
          <w:szCs w:val="24"/>
        </w:rPr>
        <w:t>Conteúdos</w:t>
      </w:r>
      <w:r w:rsidR="00524430">
        <w:rPr>
          <w:rFonts w:eastAsia="Times New Roman" w:cs="Times New Roman"/>
          <w:szCs w:val="24"/>
        </w:rPr>
        <w:t xml:space="preserve"> do jogo</w:t>
      </w:r>
      <w:r w:rsidR="008265FD">
        <w:rPr>
          <w:rFonts w:eastAsia="Times New Roman" w:cs="Times New Roman"/>
          <w:szCs w:val="24"/>
        </w:rPr>
        <w:t>,</w:t>
      </w:r>
      <w:r w:rsidR="00572BA4">
        <w:rPr>
          <w:rFonts w:eastAsia="Times New Roman" w:cs="Times New Roman"/>
          <w:szCs w:val="24"/>
        </w:rPr>
        <w:t xml:space="preserve"> em que devem estar disponíveis todas as</w:t>
      </w:r>
      <w:r w:rsidR="002C7085">
        <w:rPr>
          <w:rFonts w:eastAsia="Times New Roman" w:cs="Times New Roman"/>
          <w:szCs w:val="24"/>
        </w:rPr>
        <w:t xml:space="preserve"> unidades, fases e exercícios </w:t>
      </w:r>
      <w:r w:rsidR="003C40DA">
        <w:rPr>
          <w:rFonts w:eastAsia="Times New Roman" w:cs="Times New Roman"/>
          <w:szCs w:val="24"/>
        </w:rPr>
        <w:t>cadastrados</w:t>
      </w:r>
      <w:r w:rsidR="00EB5B2E">
        <w:rPr>
          <w:rFonts w:eastAsia="Times New Roman" w:cs="Times New Roman"/>
          <w:szCs w:val="24"/>
        </w:rPr>
        <w:t>.</w:t>
      </w:r>
      <w:r w:rsidR="00CC6B71">
        <w:rPr>
          <w:rFonts w:eastAsia="Times New Roman" w:cs="Times New Roman"/>
          <w:szCs w:val="24"/>
        </w:rPr>
        <w:t xml:space="preserve"> </w:t>
      </w:r>
      <w:r w:rsidR="009525F0">
        <w:rPr>
          <w:rFonts w:eastAsia="Times New Roman" w:cs="Times New Roman"/>
          <w:szCs w:val="24"/>
        </w:rPr>
        <w:t>Os conteúdos (unidades, fases e exercícios)</w:t>
      </w:r>
      <w:r w:rsidR="00484FA3">
        <w:rPr>
          <w:rFonts w:eastAsia="Times New Roman" w:cs="Times New Roman"/>
          <w:szCs w:val="24"/>
        </w:rPr>
        <w:t xml:space="preserve"> devem </w:t>
      </w:r>
      <w:r w:rsidR="00232630">
        <w:rPr>
          <w:rFonts w:eastAsia="Times New Roman" w:cs="Times New Roman"/>
          <w:szCs w:val="24"/>
        </w:rPr>
        <w:t xml:space="preserve">ser marcados como </w:t>
      </w:r>
      <w:r w:rsidR="00232630" w:rsidRPr="00697EF1">
        <w:rPr>
          <w:rFonts w:eastAsia="Times New Roman" w:cs="Times New Roman"/>
          <w:szCs w:val="24"/>
        </w:rPr>
        <w:t>público</w:t>
      </w:r>
      <w:r w:rsidR="00697EF1">
        <w:rPr>
          <w:rFonts w:eastAsia="Times New Roman" w:cs="Times New Roman"/>
          <w:szCs w:val="24"/>
        </w:rPr>
        <w:t>s</w:t>
      </w:r>
      <w:r w:rsidR="00232630">
        <w:rPr>
          <w:rFonts w:eastAsia="Times New Roman" w:cs="Times New Roman"/>
          <w:szCs w:val="24"/>
        </w:rPr>
        <w:t xml:space="preserve"> ou </w:t>
      </w:r>
      <w:r w:rsidR="00232630" w:rsidRPr="00697EF1">
        <w:rPr>
          <w:rFonts w:eastAsia="Times New Roman" w:cs="Times New Roman"/>
          <w:szCs w:val="24"/>
        </w:rPr>
        <w:t>privado</w:t>
      </w:r>
      <w:r w:rsidR="00697EF1" w:rsidRPr="00C950FA">
        <w:rPr>
          <w:rFonts w:eastAsia="Times New Roman" w:cs="Times New Roman"/>
          <w:szCs w:val="24"/>
        </w:rPr>
        <w:t>s</w:t>
      </w:r>
      <w:r w:rsidR="00232630">
        <w:rPr>
          <w:rFonts w:eastAsia="Times New Roman" w:cs="Times New Roman"/>
          <w:szCs w:val="24"/>
        </w:rPr>
        <w:t xml:space="preserve"> para fácil identificação.</w:t>
      </w:r>
      <w:r w:rsidR="00557A4D">
        <w:rPr>
          <w:rFonts w:eastAsia="Times New Roman" w:cs="Times New Roman"/>
          <w:szCs w:val="24"/>
        </w:rPr>
        <w:t xml:space="preserve"> </w:t>
      </w:r>
      <w:r w:rsidR="00574723">
        <w:rPr>
          <w:rFonts w:eastAsia="Times New Roman" w:cs="Times New Roman"/>
          <w:szCs w:val="24"/>
        </w:rPr>
        <w:t>Os c</w:t>
      </w:r>
      <w:r w:rsidR="00557A4D">
        <w:rPr>
          <w:rFonts w:eastAsia="Times New Roman" w:cs="Times New Roman"/>
          <w:szCs w:val="24"/>
        </w:rPr>
        <w:t xml:space="preserve">onteúdos privados </w:t>
      </w:r>
      <w:r w:rsidR="00574723">
        <w:rPr>
          <w:rFonts w:eastAsia="Times New Roman" w:cs="Times New Roman"/>
          <w:szCs w:val="24"/>
        </w:rPr>
        <w:t xml:space="preserve">devem ser exibidos somente para </w:t>
      </w:r>
      <w:r w:rsidR="00385B78">
        <w:rPr>
          <w:rFonts w:eastAsia="Times New Roman" w:cs="Times New Roman"/>
          <w:szCs w:val="24"/>
        </w:rPr>
        <w:t>quem o</w:t>
      </w:r>
      <w:r w:rsidR="002F23D1">
        <w:rPr>
          <w:rFonts w:eastAsia="Times New Roman" w:cs="Times New Roman"/>
          <w:szCs w:val="24"/>
        </w:rPr>
        <w:t>s</w:t>
      </w:r>
      <w:r w:rsidR="00385B78">
        <w:rPr>
          <w:rFonts w:eastAsia="Times New Roman" w:cs="Times New Roman"/>
          <w:szCs w:val="24"/>
        </w:rPr>
        <w:t xml:space="preserve"> criou, enquanto os</w:t>
      </w:r>
      <w:r w:rsidR="00923830">
        <w:rPr>
          <w:rFonts w:eastAsia="Times New Roman" w:cs="Times New Roman"/>
          <w:szCs w:val="24"/>
        </w:rPr>
        <w:t xml:space="preserve"> públicos</w:t>
      </w:r>
      <w:r w:rsidR="000B1F5F">
        <w:rPr>
          <w:rFonts w:eastAsia="Times New Roman" w:cs="Times New Roman"/>
          <w:szCs w:val="24"/>
        </w:rPr>
        <w:t xml:space="preserve"> devem aparecer para todos os professores</w:t>
      </w:r>
      <w:r w:rsidR="00385B78">
        <w:rPr>
          <w:rFonts w:eastAsia="Times New Roman" w:cs="Times New Roman"/>
          <w:szCs w:val="24"/>
        </w:rPr>
        <w:t>;</w:t>
      </w:r>
    </w:p>
    <w:p w14:paraId="12F08A15" w14:textId="404D7B40" w:rsidR="00010404" w:rsidRDefault="00111E55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Criar </w:t>
      </w:r>
      <w:r w:rsidR="00D15218">
        <w:rPr>
          <w:rFonts w:eastAsia="Times New Roman" w:cs="Times New Roman"/>
          <w:b/>
          <w:bCs/>
          <w:szCs w:val="24"/>
        </w:rPr>
        <w:t>E</w:t>
      </w:r>
      <w:r w:rsidRPr="00C950FA">
        <w:rPr>
          <w:rFonts w:eastAsia="Times New Roman" w:cs="Times New Roman"/>
          <w:b/>
          <w:bCs/>
          <w:szCs w:val="24"/>
        </w:rPr>
        <w:t>xercícios</w:t>
      </w:r>
      <w:r w:rsidR="00A85747" w:rsidRPr="00C950FA">
        <w:rPr>
          <w:rFonts w:eastAsia="Times New Roman" w:cs="Times New Roman"/>
          <w:b/>
          <w:bCs/>
          <w:szCs w:val="24"/>
        </w:rPr>
        <w:t>:</w:t>
      </w:r>
      <w:r w:rsidR="00A85747">
        <w:rPr>
          <w:rFonts w:eastAsia="Times New Roman" w:cs="Times New Roman"/>
          <w:szCs w:val="24"/>
        </w:rPr>
        <w:t xml:space="preserve"> Um professor deve poder criar exercícios</w:t>
      </w:r>
      <w:r w:rsidR="00E12316">
        <w:rPr>
          <w:rFonts w:eastAsia="Times New Roman" w:cs="Times New Roman"/>
          <w:szCs w:val="24"/>
        </w:rPr>
        <w:t xml:space="preserve"> </w:t>
      </w:r>
      <w:r w:rsidR="00216849">
        <w:rPr>
          <w:rFonts w:eastAsia="Times New Roman" w:cs="Times New Roman"/>
          <w:szCs w:val="24"/>
        </w:rPr>
        <w:t>para</w:t>
      </w:r>
      <w:r w:rsidR="00FD6536">
        <w:rPr>
          <w:rFonts w:eastAsia="Times New Roman" w:cs="Times New Roman"/>
          <w:szCs w:val="24"/>
        </w:rPr>
        <w:t xml:space="preserve"> o jogo</w:t>
      </w:r>
      <w:r w:rsidR="00301F08">
        <w:rPr>
          <w:rFonts w:eastAsia="Times New Roman" w:cs="Times New Roman"/>
          <w:szCs w:val="24"/>
        </w:rPr>
        <w:t>. Esses exercícios</w:t>
      </w:r>
      <w:r w:rsidR="00FC36A7">
        <w:rPr>
          <w:rFonts w:eastAsia="Times New Roman" w:cs="Times New Roman"/>
          <w:szCs w:val="24"/>
        </w:rPr>
        <w:t xml:space="preserve"> deve</w:t>
      </w:r>
      <w:r w:rsidR="009C011A">
        <w:rPr>
          <w:rFonts w:eastAsia="Times New Roman" w:cs="Times New Roman"/>
          <w:szCs w:val="24"/>
        </w:rPr>
        <w:t>m</w:t>
      </w:r>
      <w:r w:rsidR="00FC36A7">
        <w:rPr>
          <w:rFonts w:eastAsia="Times New Roman" w:cs="Times New Roman"/>
          <w:szCs w:val="24"/>
        </w:rPr>
        <w:t xml:space="preserve"> ficar</w:t>
      </w:r>
      <w:r w:rsidR="00301F08">
        <w:rPr>
          <w:rFonts w:eastAsia="Times New Roman" w:cs="Times New Roman"/>
          <w:szCs w:val="24"/>
        </w:rPr>
        <w:t xml:space="preserve"> disponíveis </w:t>
      </w:r>
      <w:r w:rsidR="009C011A">
        <w:rPr>
          <w:rFonts w:eastAsia="Times New Roman" w:cs="Times New Roman"/>
          <w:szCs w:val="24"/>
        </w:rPr>
        <w:t>para ele no Acervo de Conteúdo</w:t>
      </w:r>
      <w:r w:rsidR="00D15218">
        <w:rPr>
          <w:rFonts w:eastAsia="Times New Roman" w:cs="Times New Roman"/>
          <w:szCs w:val="24"/>
        </w:rPr>
        <w:t>s</w:t>
      </w:r>
      <w:r w:rsidR="005A2554">
        <w:rPr>
          <w:rFonts w:eastAsia="Times New Roman" w:cs="Times New Roman"/>
          <w:szCs w:val="24"/>
        </w:rPr>
        <w:t>,</w:t>
      </w:r>
      <w:r w:rsidR="009C011A">
        <w:rPr>
          <w:rFonts w:eastAsia="Times New Roman" w:cs="Times New Roman"/>
          <w:szCs w:val="24"/>
        </w:rPr>
        <w:t xml:space="preserve"> marcados como </w:t>
      </w:r>
      <w:r w:rsidR="009C011A" w:rsidRPr="00697EF1">
        <w:rPr>
          <w:rFonts w:eastAsia="Times New Roman" w:cs="Times New Roman"/>
          <w:szCs w:val="24"/>
        </w:rPr>
        <w:t>privado</w:t>
      </w:r>
      <w:r w:rsidR="00697EF1">
        <w:rPr>
          <w:rFonts w:eastAsia="Times New Roman" w:cs="Times New Roman"/>
          <w:szCs w:val="24"/>
        </w:rPr>
        <w:t>s</w:t>
      </w:r>
      <w:r w:rsidR="00301F08">
        <w:rPr>
          <w:rFonts w:eastAsia="Times New Roman" w:cs="Times New Roman"/>
          <w:szCs w:val="24"/>
        </w:rPr>
        <w:t>;</w:t>
      </w:r>
    </w:p>
    <w:p w14:paraId="29C154FD" w14:textId="2124E9C2" w:rsidR="00FD6536" w:rsidRDefault="00FD6536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Criar </w:t>
      </w:r>
      <w:r w:rsidR="00D15218">
        <w:rPr>
          <w:rFonts w:eastAsia="Times New Roman" w:cs="Times New Roman"/>
          <w:b/>
          <w:bCs/>
          <w:szCs w:val="24"/>
        </w:rPr>
        <w:t>F</w:t>
      </w:r>
      <w:r w:rsidRPr="00C950FA">
        <w:rPr>
          <w:rFonts w:eastAsia="Times New Roman" w:cs="Times New Roman"/>
          <w:b/>
          <w:bCs/>
          <w:szCs w:val="24"/>
        </w:rPr>
        <w:t>ases:</w:t>
      </w:r>
      <w:r>
        <w:rPr>
          <w:rFonts w:eastAsia="Times New Roman" w:cs="Times New Roman"/>
          <w:szCs w:val="24"/>
        </w:rPr>
        <w:t xml:space="preserve"> Um professor deve poder criar fases para o jogo. Uma fase é composta por um conjunto de exercícios.</w:t>
      </w:r>
      <w:r w:rsidR="00FC36A7">
        <w:rPr>
          <w:rFonts w:eastAsia="Times New Roman" w:cs="Times New Roman"/>
          <w:szCs w:val="24"/>
        </w:rPr>
        <w:t xml:space="preserve"> Essas fases </w:t>
      </w:r>
      <w:r w:rsidR="009C011A">
        <w:rPr>
          <w:rFonts w:eastAsia="Times New Roman" w:cs="Times New Roman"/>
          <w:szCs w:val="24"/>
        </w:rPr>
        <w:t>devem ficar disponíveis para ele no Acervo de Conteúdo</w:t>
      </w:r>
      <w:r w:rsidR="005A2554">
        <w:rPr>
          <w:rFonts w:eastAsia="Times New Roman" w:cs="Times New Roman"/>
          <w:szCs w:val="24"/>
        </w:rPr>
        <w:t>s,</w:t>
      </w:r>
      <w:r w:rsidR="009C011A">
        <w:rPr>
          <w:rFonts w:eastAsia="Times New Roman" w:cs="Times New Roman"/>
          <w:szCs w:val="24"/>
        </w:rPr>
        <w:t xml:space="preserve"> marcad</w:t>
      </w:r>
      <w:r w:rsidR="00587EEC">
        <w:rPr>
          <w:rFonts w:eastAsia="Times New Roman" w:cs="Times New Roman"/>
          <w:szCs w:val="24"/>
        </w:rPr>
        <w:t>as</w:t>
      </w:r>
      <w:r w:rsidR="009C011A">
        <w:rPr>
          <w:rFonts w:eastAsia="Times New Roman" w:cs="Times New Roman"/>
          <w:szCs w:val="24"/>
        </w:rPr>
        <w:t xml:space="preserve"> como </w:t>
      </w:r>
      <w:r w:rsidR="009C011A" w:rsidRPr="00697EF1">
        <w:rPr>
          <w:rFonts w:eastAsia="Times New Roman" w:cs="Times New Roman"/>
          <w:szCs w:val="24"/>
        </w:rPr>
        <w:t>privad</w:t>
      </w:r>
      <w:r w:rsidR="000B1F5F" w:rsidRPr="00C950FA">
        <w:rPr>
          <w:rFonts w:eastAsia="Times New Roman" w:cs="Times New Roman"/>
          <w:szCs w:val="24"/>
        </w:rPr>
        <w:t>a</w:t>
      </w:r>
      <w:r w:rsidR="00697EF1">
        <w:rPr>
          <w:rFonts w:eastAsia="Times New Roman" w:cs="Times New Roman"/>
          <w:szCs w:val="24"/>
        </w:rPr>
        <w:t>s</w:t>
      </w:r>
      <w:r w:rsidR="00A54679">
        <w:rPr>
          <w:rFonts w:eastAsia="Times New Roman" w:cs="Times New Roman"/>
          <w:szCs w:val="24"/>
        </w:rPr>
        <w:t>;</w:t>
      </w:r>
    </w:p>
    <w:p w14:paraId="1E1C5D1C" w14:textId="3E8F48EE" w:rsidR="00FD6536" w:rsidRDefault="00FD6536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Criar </w:t>
      </w:r>
      <w:r w:rsidR="00D15218">
        <w:rPr>
          <w:rFonts w:eastAsia="Times New Roman" w:cs="Times New Roman"/>
          <w:b/>
          <w:bCs/>
          <w:szCs w:val="24"/>
        </w:rPr>
        <w:t>U</w:t>
      </w:r>
      <w:r w:rsidRPr="00C950FA">
        <w:rPr>
          <w:rFonts w:eastAsia="Times New Roman" w:cs="Times New Roman"/>
          <w:b/>
          <w:bCs/>
          <w:szCs w:val="24"/>
        </w:rPr>
        <w:t>nidades:</w:t>
      </w:r>
      <w:r>
        <w:rPr>
          <w:rFonts w:eastAsia="Times New Roman" w:cs="Times New Roman"/>
          <w:szCs w:val="24"/>
        </w:rPr>
        <w:t xml:space="preserve"> Um professor deve poder</w:t>
      </w:r>
      <w:r w:rsidR="00434658">
        <w:rPr>
          <w:rFonts w:eastAsia="Times New Roman" w:cs="Times New Roman"/>
          <w:szCs w:val="24"/>
        </w:rPr>
        <w:t xml:space="preserve"> criar unidades para o jogo. Uma unidade é composta por um conjunto de fases</w:t>
      </w:r>
      <w:r w:rsidR="00696E21">
        <w:rPr>
          <w:rFonts w:eastAsia="Times New Roman" w:cs="Times New Roman"/>
          <w:szCs w:val="24"/>
        </w:rPr>
        <w:t xml:space="preserve">. </w:t>
      </w:r>
      <w:r w:rsidR="00396BE6">
        <w:rPr>
          <w:rFonts w:eastAsia="Times New Roman" w:cs="Times New Roman"/>
          <w:szCs w:val="24"/>
        </w:rPr>
        <w:t xml:space="preserve">Esse professor deve indicar </w:t>
      </w:r>
      <w:r w:rsidR="00992BD5">
        <w:rPr>
          <w:rFonts w:eastAsia="Times New Roman" w:cs="Times New Roman"/>
          <w:szCs w:val="24"/>
        </w:rPr>
        <w:t>de qual(quais) outra(s) unidade(s) essa nova unidade depende</w:t>
      </w:r>
      <w:r w:rsidR="00A65FEA">
        <w:rPr>
          <w:rFonts w:eastAsia="Times New Roman" w:cs="Times New Roman"/>
          <w:szCs w:val="24"/>
        </w:rPr>
        <w:t xml:space="preserve"> (se depender de alguma)</w:t>
      </w:r>
      <w:r w:rsidR="00D643DC">
        <w:rPr>
          <w:rFonts w:eastAsia="Times New Roman" w:cs="Times New Roman"/>
          <w:szCs w:val="24"/>
        </w:rPr>
        <w:t xml:space="preserve"> para que ela so</w:t>
      </w:r>
      <w:r w:rsidR="0099290F">
        <w:rPr>
          <w:rFonts w:eastAsia="Times New Roman" w:cs="Times New Roman"/>
          <w:szCs w:val="24"/>
        </w:rPr>
        <w:t>mente</w:t>
      </w:r>
      <w:r w:rsidR="00D643DC">
        <w:rPr>
          <w:rFonts w:eastAsia="Times New Roman" w:cs="Times New Roman"/>
          <w:szCs w:val="24"/>
        </w:rPr>
        <w:t xml:space="preserve"> seja disponibilizada para os alunos que já completaram as unidades anteriores</w:t>
      </w:r>
      <w:r w:rsidR="00434658">
        <w:rPr>
          <w:rFonts w:eastAsia="Times New Roman" w:cs="Times New Roman"/>
          <w:szCs w:val="24"/>
        </w:rPr>
        <w:t>.</w:t>
      </w:r>
      <w:r w:rsidR="00A54679">
        <w:rPr>
          <w:rFonts w:eastAsia="Times New Roman" w:cs="Times New Roman"/>
          <w:szCs w:val="24"/>
        </w:rPr>
        <w:t xml:space="preserve"> Essas</w:t>
      </w:r>
      <w:r w:rsidR="00D053AD">
        <w:rPr>
          <w:rFonts w:eastAsia="Times New Roman" w:cs="Times New Roman"/>
          <w:szCs w:val="24"/>
        </w:rPr>
        <w:t xml:space="preserve"> </w:t>
      </w:r>
      <w:r w:rsidR="00D053AD">
        <w:rPr>
          <w:rFonts w:eastAsia="Times New Roman" w:cs="Times New Roman"/>
          <w:szCs w:val="24"/>
        </w:rPr>
        <w:lastRenderedPageBreak/>
        <w:t>novas</w:t>
      </w:r>
      <w:r w:rsidR="00A54679">
        <w:rPr>
          <w:rFonts w:eastAsia="Times New Roman" w:cs="Times New Roman"/>
          <w:szCs w:val="24"/>
        </w:rPr>
        <w:t xml:space="preserve"> unidades devem ficar </w:t>
      </w:r>
      <w:r w:rsidR="00F52678">
        <w:rPr>
          <w:rFonts w:eastAsia="Times New Roman" w:cs="Times New Roman"/>
          <w:szCs w:val="24"/>
        </w:rPr>
        <w:t>disponíveis para ele no Acervo de Conteúdo</w:t>
      </w:r>
      <w:r w:rsidR="005A2554">
        <w:rPr>
          <w:rFonts w:eastAsia="Times New Roman" w:cs="Times New Roman"/>
          <w:szCs w:val="24"/>
        </w:rPr>
        <w:t>s</w:t>
      </w:r>
      <w:r w:rsidR="007C687B">
        <w:rPr>
          <w:rFonts w:eastAsia="Times New Roman" w:cs="Times New Roman"/>
          <w:szCs w:val="24"/>
        </w:rPr>
        <w:t>,</w:t>
      </w:r>
      <w:r w:rsidR="00F52678">
        <w:rPr>
          <w:rFonts w:eastAsia="Times New Roman" w:cs="Times New Roman"/>
          <w:szCs w:val="24"/>
        </w:rPr>
        <w:t xml:space="preserve"> marcadas como </w:t>
      </w:r>
      <w:r w:rsidR="00F52678" w:rsidRPr="00C950FA">
        <w:rPr>
          <w:rFonts w:eastAsia="Times New Roman" w:cs="Times New Roman"/>
          <w:szCs w:val="24"/>
        </w:rPr>
        <w:t>privada</w:t>
      </w:r>
      <w:r w:rsidR="00697EF1">
        <w:rPr>
          <w:rFonts w:eastAsia="Times New Roman" w:cs="Times New Roman"/>
          <w:szCs w:val="24"/>
        </w:rPr>
        <w:t>s</w:t>
      </w:r>
      <w:r w:rsidR="00F52678">
        <w:rPr>
          <w:rFonts w:eastAsia="Times New Roman" w:cs="Times New Roman"/>
          <w:szCs w:val="24"/>
        </w:rPr>
        <w:t>;</w:t>
      </w:r>
    </w:p>
    <w:p w14:paraId="37DE2D10" w14:textId="0CA68584" w:rsidR="00730B21" w:rsidRDefault="00B96703" w:rsidP="00010404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Editar </w:t>
      </w:r>
      <w:r w:rsidR="0099290F">
        <w:rPr>
          <w:rFonts w:eastAsia="Times New Roman" w:cs="Times New Roman"/>
          <w:b/>
          <w:bCs/>
          <w:szCs w:val="24"/>
        </w:rPr>
        <w:t>U</w:t>
      </w:r>
      <w:r w:rsidRPr="00C950FA">
        <w:rPr>
          <w:rFonts w:eastAsia="Times New Roman" w:cs="Times New Roman"/>
          <w:b/>
          <w:bCs/>
          <w:szCs w:val="24"/>
        </w:rPr>
        <w:t xml:space="preserve">nidades </w:t>
      </w:r>
      <w:r w:rsidR="0099290F">
        <w:rPr>
          <w:rFonts w:eastAsia="Times New Roman" w:cs="Times New Roman"/>
          <w:b/>
          <w:bCs/>
          <w:szCs w:val="24"/>
        </w:rPr>
        <w:t>P</w:t>
      </w:r>
      <w:r w:rsidR="008730D3" w:rsidRPr="00C950FA">
        <w:rPr>
          <w:rFonts w:eastAsia="Times New Roman" w:cs="Times New Roman"/>
          <w:b/>
          <w:bCs/>
          <w:szCs w:val="24"/>
        </w:rPr>
        <w:t>úblicas</w:t>
      </w:r>
      <w:r w:rsidR="00A00748" w:rsidRPr="00C950FA">
        <w:rPr>
          <w:rFonts w:eastAsia="Times New Roman" w:cs="Times New Roman"/>
          <w:b/>
          <w:bCs/>
          <w:szCs w:val="24"/>
        </w:rPr>
        <w:t>:</w:t>
      </w:r>
      <w:r w:rsidR="00A00748">
        <w:rPr>
          <w:rFonts w:eastAsia="Times New Roman" w:cs="Times New Roman"/>
          <w:szCs w:val="24"/>
        </w:rPr>
        <w:t xml:space="preserve"> Um professor deve poder </w:t>
      </w:r>
      <w:r w:rsidR="006E2B96">
        <w:rPr>
          <w:rFonts w:eastAsia="Times New Roman" w:cs="Times New Roman"/>
          <w:szCs w:val="24"/>
        </w:rPr>
        <w:t xml:space="preserve">editar </w:t>
      </w:r>
      <w:r w:rsidR="009D347F">
        <w:rPr>
          <w:rFonts w:eastAsia="Times New Roman" w:cs="Times New Roman"/>
          <w:szCs w:val="24"/>
        </w:rPr>
        <w:t>uma unidade pública, adicionando ou removendo fases a ela. Ao fazer isso</w:t>
      </w:r>
      <w:r w:rsidR="00500C13">
        <w:rPr>
          <w:rFonts w:eastAsia="Times New Roman" w:cs="Times New Roman"/>
          <w:szCs w:val="24"/>
        </w:rPr>
        <w:t xml:space="preserve">, a unidade original </w:t>
      </w:r>
      <w:r w:rsidR="001817FA">
        <w:rPr>
          <w:rFonts w:eastAsia="Times New Roman" w:cs="Times New Roman"/>
          <w:szCs w:val="24"/>
        </w:rPr>
        <w:t>deve ser</w:t>
      </w:r>
      <w:r w:rsidR="00500C13">
        <w:rPr>
          <w:rFonts w:eastAsia="Times New Roman" w:cs="Times New Roman"/>
          <w:szCs w:val="24"/>
        </w:rPr>
        <w:t xml:space="preserve"> clonada</w:t>
      </w:r>
      <w:r w:rsidR="008248C0">
        <w:rPr>
          <w:rFonts w:eastAsia="Times New Roman" w:cs="Times New Roman"/>
          <w:szCs w:val="24"/>
        </w:rPr>
        <w:t xml:space="preserve"> e mantida como era antes, enquanto a </w:t>
      </w:r>
      <w:r w:rsidR="00C606E0">
        <w:rPr>
          <w:rFonts w:eastAsia="Times New Roman" w:cs="Times New Roman"/>
          <w:szCs w:val="24"/>
        </w:rPr>
        <w:t xml:space="preserve">cópia </w:t>
      </w:r>
      <w:r w:rsidR="00C51074">
        <w:rPr>
          <w:rFonts w:eastAsia="Times New Roman" w:cs="Times New Roman"/>
          <w:szCs w:val="24"/>
        </w:rPr>
        <w:t>deve ficar disponível para ele no Acervo de Conteúdo</w:t>
      </w:r>
      <w:r w:rsidR="005A2554">
        <w:rPr>
          <w:rFonts w:eastAsia="Times New Roman" w:cs="Times New Roman"/>
          <w:szCs w:val="24"/>
        </w:rPr>
        <w:t>s,</w:t>
      </w:r>
      <w:r w:rsidR="00C51074">
        <w:rPr>
          <w:rFonts w:eastAsia="Times New Roman" w:cs="Times New Roman"/>
          <w:szCs w:val="24"/>
        </w:rPr>
        <w:t xml:space="preserve"> marca</w:t>
      </w:r>
      <w:r w:rsidR="00AC4374">
        <w:rPr>
          <w:rFonts w:eastAsia="Times New Roman" w:cs="Times New Roman"/>
          <w:szCs w:val="24"/>
        </w:rPr>
        <w:t>da como privada;</w:t>
      </w:r>
    </w:p>
    <w:p w14:paraId="5E43C5F2" w14:textId="06C309C8" w:rsidR="00AC4374" w:rsidRPr="00C950FA" w:rsidRDefault="00AC4374" w:rsidP="00C606E0">
      <w:pPr>
        <w:pStyle w:val="ListParagraph"/>
        <w:numPr>
          <w:ilvl w:val="0"/>
          <w:numId w:val="30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Publicar</w:t>
      </w:r>
      <w:r w:rsidR="00F11281">
        <w:rPr>
          <w:rFonts w:eastAsia="Times New Roman" w:cs="Times New Roman"/>
          <w:b/>
          <w:bCs/>
          <w:szCs w:val="24"/>
        </w:rPr>
        <w:t xml:space="preserve"> </w:t>
      </w:r>
      <w:r w:rsidR="00C606E0">
        <w:rPr>
          <w:rFonts w:eastAsia="Times New Roman" w:cs="Times New Roman"/>
          <w:b/>
          <w:bCs/>
          <w:szCs w:val="24"/>
        </w:rPr>
        <w:t>U</w:t>
      </w:r>
      <w:r w:rsidR="00F11281">
        <w:rPr>
          <w:rFonts w:eastAsia="Times New Roman" w:cs="Times New Roman"/>
          <w:b/>
          <w:bCs/>
          <w:szCs w:val="24"/>
        </w:rPr>
        <w:t xml:space="preserve">nidade: </w:t>
      </w:r>
      <w:r w:rsidR="00F11281">
        <w:rPr>
          <w:rFonts w:eastAsia="Times New Roman" w:cs="Times New Roman"/>
          <w:szCs w:val="24"/>
        </w:rPr>
        <w:t>Um professor deve poder publicar uma unidade criada por ele</w:t>
      </w:r>
      <w:r w:rsidR="00C606E0">
        <w:rPr>
          <w:rFonts w:eastAsia="Times New Roman" w:cs="Times New Roman"/>
          <w:szCs w:val="24"/>
        </w:rPr>
        <w:t>,</w:t>
      </w:r>
      <w:r w:rsidR="00361A60">
        <w:rPr>
          <w:rFonts w:eastAsia="Times New Roman" w:cs="Times New Roman"/>
          <w:szCs w:val="24"/>
        </w:rPr>
        <w:t xml:space="preserve"> </w:t>
      </w:r>
      <w:r w:rsidR="00BF4066">
        <w:rPr>
          <w:rFonts w:eastAsia="Times New Roman" w:cs="Times New Roman"/>
          <w:szCs w:val="24"/>
        </w:rPr>
        <w:t>desde que todos os termos e traduções utilizados</w:t>
      </w:r>
      <w:r w:rsidR="005B3025">
        <w:rPr>
          <w:rFonts w:eastAsia="Times New Roman" w:cs="Times New Roman"/>
          <w:szCs w:val="24"/>
        </w:rPr>
        <w:t xml:space="preserve"> nos exercícios da unidade sejam públicos</w:t>
      </w:r>
      <w:r w:rsidR="005F01D5">
        <w:rPr>
          <w:rFonts w:eastAsia="Times New Roman" w:cs="Times New Roman"/>
          <w:szCs w:val="24"/>
        </w:rPr>
        <w:t>.</w:t>
      </w:r>
      <w:r w:rsidR="005A3FED">
        <w:rPr>
          <w:rFonts w:eastAsia="Times New Roman" w:cs="Times New Roman"/>
          <w:szCs w:val="24"/>
        </w:rPr>
        <w:t xml:space="preserve"> Ao fazer isso</w:t>
      </w:r>
      <w:r w:rsidR="00320C14">
        <w:rPr>
          <w:rFonts w:eastAsia="Times New Roman" w:cs="Times New Roman"/>
          <w:szCs w:val="24"/>
        </w:rPr>
        <w:t xml:space="preserve">, essa unidade deve aparecer </w:t>
      </w:r>
      <w:r w:rsidR="00A522DC">
        <w:rPr>
          <w:rFonts w:eastAsia="Times New Roman" w:cs="Times New Roman"/>
          <w:szCs w:val="24"/>
        </w:rPr>
        <w:t>no Portal de Aprovações</w:t>
      </w:r>
      <w:r w:rsidR="00157C24">
        <w:rPr>
          <w:rFonts w:eastAsia="Times New Roman" w:cs="Times New Roman"/>
          <w:szCs w:val="24"/>
        </w:rPr>
        <w:t>,</w:t>
      </w:r>
      <w:r w:rsidR="00A522DC">
        <w:rPr>
          <w:rFonts w:eastAsia="Times New Roman" w:cs="Times New Roman"/>
          <w:szCs w:val="24"/>
        </w:rPr>
        <w:t xml:space="preserve"> para os administradores do sistema.</w:t>
      </w:r>
      <w:r w:rsidR="002A4705">
        <w:rPr>
          <w:rFonts w:eastAsia="Times New Roman" w:cs="Times New Roman"/>
          <w:szCs w:val="24"/>
        </w:rPr>
        <w:t xml:space="preserve"> Caso seja aprova</w:t>
      </w:r>
      <w:r w:rsidR="00137B78">
        <w:rPr>
          <w:rFonts w:eastAsia="Times New Roman" w:cs="Times New Roman"/>
          <w:szCs w:val="24"/>
        </w:rPr>
        <w:t>da a publicação, todas as fases e exercícios privados que fazem parte dessa unidade também devem ser publicado</w:t>
      </w:r>
      <w:r w:rsidR="00CC66DF">
        <w:rPr>
          <w:rFonts w:eastAsia="Times New Roman" w:cs="Times New Roman"/>
          <w:szCs w:val="24"/>
        </w:rPr>
        <w:t>s</w:t>
      </w:r>
      <w:r w:rsidR="002417FD">
        <w:rPr>
          <w:rFonts w:eastAsia="Times New Roman" w:cs="Times New Roman"/>
          <w:szCs w:val="24"/>
        </w:rPr>
        <w:t xml:space="preserve"> e a manutenção futura desse conteúdo deve ser de responsabilidade dos administradores</w:t>
      </w:r>
      <w:r w:rsidR="00CC66DF">
        <w:rPr>
          <w:rFonts w:eastAsia="Times New Roman" w:cs="Times New Roman"/>
          <w:szCs w:val="24"/>
        </w:rPr>
        <w:t>;</w:t>
      </w:r>
    </w:p>
    <w:p w14:paraId="70500012" w14:textId="7FAEEDE5" w:rsidR="009D7ED5" w:rsidRDefault="00EF0794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>Acessar o</w:t>
      </w:r>
      <w:r w:rsidR="001C4703" w:rsidRPr="00C950FA">
        <w:rPr>
          <w:rFonts w:eastAsia="Times New Roman" w:cs="Times New Roman"/>
          <w:b/>
          <w:bCs/>
          <w:szCs w:val="24"/>
        </w:rPr>
        <w:t xml:space="preserve"> </w:t>
      </w:r>
      <w:r w:rsidR="1C39EFAA" w:rsidRPr="00C950FA">
        <w:rPr>
          <w:rFonts w:eastAsia="Times New Roman" w:cs="Times New Roman"/>
          <w:b/>
          <w:szCs w:val="24"/>
        </w:rPr>
        <w:t>Dicionário de Termos:</w:t>
      </w:r>
      <w:r w:rsidR="1C39EFAA" w:rsidRPr="380BB618">
        <w:rPr>
          <w:rFonts w:eastAsia="Times New Roman" w:cs="Times New Roman"/>
          <w:szCs w:val="24"/>
        </w:rPr>
        <w:t xml:space="preserve"> </w:t>
      </w:r>
      <w:r w:rsidR="00D1006A">
        <w:rPr>
          <w:rFonts w:eastAsia="Times New Roman" w:cs="Times New Roman"/>
          <w:szCs w:val="24"/>
        </w:rPr>
        <w:t>Um</w:t>
      </w:r>
      <w:r w:rsidR="00D1006A" w:rsidRPr="380BB618">
        <w:rPr>
          <w:rFonts w:eastAsia="Times New Roman" w:cs="Times New Roman"/>
          <w:szCs w:val="24"/>
        </w:rPr>
        <w:t xml:space="preserve"> </w:t>
      </w:r>
      <w:r w:rsidR="1C39EFAA" w:rsidRPr="380BB618">
        <w:rPr>
          <w:rFonts w:eastAsia="Times New Roman" w:cs="Times New Roman"/>
          <w:szCs w:val="24"/>
        </w:rPr>
        <w:t xml:space="preserve">professor deve poder acessar </w:t>
      </w:r>
      <w:r w:rsidR="006A4220">
        <w:rPr>
          <w:rFonts w:eastAsia="Times New Roman" w:cs="Times New Roman"/>
          <w:szCs w:val="24"/>
        </w:rPr>
        <w:t xml:space="preserve">um </w:t>
      </w:r>
      <w:r w:rsidR="1C39EFAA" w:rsidRPr="380BB618">
        <w:rPr>
          <w:rFonts w:eastAsia="Times New Roman" w:cs="Times New Roman"/>
          <w:szCs w:val="24"/>
        </w:rPr>
        <w:t>Dicionário de Termos</w:t>
      </w:r>
      <w:r w:rsidR="4FCA735E" w:rsidRPr="380BB618">
        <w:rPr>
          <w:rFonts w:eastAsia="Times New Roman" w:cs="Times New Roman"/>
          <w:szCs w:val="24"/>
        </w:rPr>
        <w:t xml:space="preserve"> </w:t>
      </w:r>
      <w:r w:rsidR="006A4220">
        <w:rPr>
          <w:rFonts w:eastAsia="Times New Roman" w:cs="Times New Roman"/>
          <w:szCs w:val="24"/>
        </w:rPr>
        <w:t xml:space="preserve">em que </w:t>
      </w:r>
      <w:r w:rsidR="4FCA735E" w:rsidRPr="380BB618">
        <w:rPr>
          <w:rFonts w:eastAsia="Times New Roman" w:cs="Times New Roman"/>
          <w:szCs w:val="24"/>
        </w:rPr>
        <w:t xml:space="preserve">ele </w:t>
      </w:r>
      <w:r w:rsidR="00D41CDD">
        <w:rPr>
          <w:rFonts w:eastAsia="Times New Roman" w:cs="Times New Roman"/>
          <w:szCs w:val="24"/>
        </w:rPr>
        <w:t xml:space="preserve">deve encontrar </w:t>
      </w:r>
      <w:r w:rsidR="001C4703">
        <w:rPr>
          <w:rFonts w:eastAsia="Times New Roman" w:cs="Times New Roman"/>
          <w:szCs w:val="24"/>
        </w:rPr>
        <w:t>os termos</w:t>
      </w:r>
      <w:r w:rsidR="00FA642F">
        <w:rPr>
          <w:rFonts w:eastAsia="Times New Roman" w:cs="Times New Roman"/>
          <w:szCs w:val="24"/>
        </w:rPr>
        <w:t xml:space="preserve"> (palavras ou expressões da Língua Portuguesa)</w:t>
      </w:r>
      <w:r w:rsidR="4FCA735E" w:rsidRPr="380BB618">
        <w:rPr>
          <w:rFonts w:eastAsia="Times New Roman" w:cs="Times New Roman"/>
          <w:szCs w:val="24"/>
        </w:rPr>
        <w:t xml:space="preserve"> já cadastrad</w:t>
      </w:r>
      <w:r w:rsidR="001C4703">
        <w:rPr>
          <w:rFonts w:eastAsia="Times New Roman" w:cs="Times New Roman"/>
          <w:szCs w:val="24"/>
        </w:rPr>
        <w:t>o</w:t>
      </w:r>
      <w:r w:rsidR="4FCA735E" w:rsidRPr="380BB618">
        <w:rPr>
          <w:rFonts w:eastAsia="Times New Roman" w:cs="Times New Roman"/>
          <w:szCs w:val="24"/>
        </w:rPr>
        <w:t>s</w:t>
      </w:r>
      <w:r w:rsidR="548D8A46" w:rsidRPr="380BB618">
        <w:rPr>
          <w:rFonts w:eastAsia="Times New Roman" w:cs="Times New Roman"/>
          <w:szCs w:val="24"/>
        </w:rPr>
        <w:t xml:space="preserve"> no sistema.</w:t>
      </w:r>
      <w:r w:rsidR="006C52EE">
        <w:rPr>
          <w:rFonts w:eastAsia="Times New Roman" w:cs="Times New Roman"/>
          <w:szCs w:val="24"/>
        </w:rPr>
        <w:t xml:space="preserve"> </w:t>
      </w:r>
      <w:r w:rsidR="0092124C">
        <w:rPr>
          <w:rFonts w:eastAsia="Times New Roman" w:cs="Times New Roman"/>
          <w:szCs w:val="24"/>
        </w:rPr>
        <w:t xml:space="preserve">Os termos devem ser marcados como </w:t>
      </w:r>
      <w:r w:rsidR="0092124C" w:rsidRPr="00697EF1">
        <w:rPr>
          <w:rFonts w:eastAsia="Times New Roman" w:cs="Times New Roman"/>
          <w:szCs w:val="24"/>
        </w:rPr>
        <w:t>público</w:t>
      </w:r>
      <w:r w:rsidR="0092124C">
        <w:rPr>
          <w:rFonts w:eastAsia="Times New Roman" w:cs="Times New Roman"/>
          <w:szCs w:val="24"/>
        </w:rPr>
        <w:t xml:space="preserve">s ou </w:t>
      </w:r>
      <w:r w:rsidR="0092124C" w:rsidRPr="00697EF1">
        <w:rPr>
          <w:rFonts w:eastAsia="Times New Roman" w:cs="Times New Roman"/>
          <w:szCs w:val="24"/>
        </w:rPr>
        <w:t>privado</w:t>
      </w:r>
      <w:r w:rsidR="0092124C" w:rsidRPr="006C46C7">
        <w:rPr>
          <w:rFonts w:eastAsia="Times New Roman" w:cs="Times New Roman"/>
          <w:szCs w:val="24"/>
        </w:rPr>
        <w:t>s</w:t>
      </w:r>
      <w:r w:rsidR="0092124C">
        <w:rPr>
          <w:rFonts w:eastAsia="Times New Roman" w:cs="Times New Roman"/>
          <w:szCs w:val="24"/>
        </w:rPr>
        <w:t xml:space="preserve"> para fácil identificação. Os termos privados devem ser exibidos somente para quem os criou, enquanto os públicos devem aparecer para todos os professores.</w:t>
      </w:r>
    </w:p>
    <w:p w14:paraId="6D1D252F" w14:textId="323B5003" w:rsidR="0017497E" w:rsidRDefault="009D7ED5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 xml:space="preserve">Visualizar </w:t>
      </w:r>
      <w:r w:rsidR="00C836CD">
        <w:rPr>
          <w:rFonts w:eastAsia="Times New Roman" w:cs="Times New Roman"/>
          <w:b/>
          <w:bCs/>
          <w:szCs w:val="24"/>
        </w:rPr>
        <w:t>T</w:t>
      </w:r>
      <w:r w:rsidRPr="00C950FA">
        <w:rPr>
          <w:rFonts w:eastAsia="Times New Roman" w:cs="Times New Roman"/>
          <w:b/>
          <w:bCs/>
          <w:szCs w:val="24"/>
        </w:rPr>
        <w:t>ermo:</w:t>
      </w:r>
      <w:r>
        <w:rPr>
          <w:rFonts w:eastAsia="Times New Roman" w:cs="Times New Roman"/>
          <w:szCs w:val="24"/>
        </w:rPr>
        <w:t xml:space="preserve"> Um professor deve poder seleciona</w:t>
      </w:r>
      <w:r w:rsidR="00C22EC9">
        <w:rPr>
          <w:rFonts w:eastAsia="Times New Roman" w:cs="Times New Roman"/>
          <w:szCs w:val="24"/>
        </w:rPr>
        <w:t>r</w:t>
      </w:r>
      <w:r>
        <w:rPr>
          <w:rFonts w:eastAsia="Times New Roman" w:cs="Times New Roman"/>
          <w:szCs w:val="24"/>
        </w:rPr>
        <w:t xml:space="preserve"> um termo</w:t>
      </w:r>
      <w:r w:rsidR="00C22EC9">
        <w:rPr>
          <w:rFonts w:eastAsia="Times New Roman" w:cs="Times New Roman"/>
          <w:szCs w:val="24"/>
        </w:rPr>
        <w:t xml:space="preserve"> do Dicionário de Termos para visualizá-lo. </w:t>
      </w:r>
      <w:r w:rsidR="00FC4649">
        <w:rPr>
          <w:rFonts w:eastAsia="Times New Roman" w:cs="Times New Roman"/>
          <w:szCs w:val="24"/>
        </w:rPr>
        <w:t xml:space="preserve">Cada termo </w:t>
      </w:r>
      <w:r w:rsidR="001D3D7B">
        <w:rPr>
          <w:rFonts w:eastAsia="Times New Roman" w:cs="Times New Roman"/>
          <w:szCs w:val="24"/>
        </w:rPr>
        <w:t xml:space="preserve">deve ter </w:t>
      </w:r>
      <w:r w:rsidR="00D4630D">
        <w:rPr>
          <w:rFonts w:eastAsia="Times New Roman" w:cs="Times New Roman"/>
          <w:szCs w:val="24"/>
        </w:rPr>
        <w:t xml:space="preserve">pelo menos uma </w:t>
      </w:r>
      <w:r w:rsidR="008677B2">
        <w:rPr>
          <w:rFonts w:eastAsia="Times New Roman" w:cs="Times New Roman"/>
          <w:szCs w:val="24"/>
        </w:rPr>
        <w:t>tradução</w:t>
      </w:r>
      <w:r w:rsidR="00984155">
        <w:rPr>
          <w:rFonts w:eastAsia="Times New Roman" w:cs="Times New Roman"/>
          <w:szCs w:val="24"/>
        </w:rPr>
        <w:t xml:space="preserve"> (foto ou vídeo)</w:t>
      </w:r>
      <w:r w:rsidR="001D3D7B">
        <w:rPr>
          <w:rFonts w:eastAsia="Times New Roman" w:cs="Times New Roman"/>
          <w:szCs w:val="24"/>
        </w:rPr>
        <w:t xml:space="preserve"> em </w:t>
      </w:r>
      <w:r w:rsidR="002771D3">
        <w:rPr>
          <w:rFonts w:eastAsia="Times New Roman" w:cs="Times New Roman"/>
          <w:szCs w:val="24"/>
        </w:rPr>
        <w:t>LIBRAS</w:t>
      </w:r>
      <w:r w:rsidR="006509A9">
        <w:rPr>
          <w:rFonts w:eastAsia="Times New Roman" w:cs="Times New Roman"/>
          <w:szCs w:val="24"/>
        </w:rPr>
        <w:t xml:space="preserve">. </w:t>
      </w:r>
      <w:r w:rsidR="003656A6">
        <w:rPr>
          <w:rFonts w:eastAsia="Times New Roman" w:cs="Times New Roman"/>
          <w:szCs w:val="24"/>
        </w:rPr>
        <w:t xml:space="preserve">Cada </w:t>
      </w:r>
      <w:r w:rsidR="00606CAE">
        <w:rPr>
          <w:rFonts w:eastAsia="Times New Roman" w:cs="Times New Roman"/>
          <w:szCs w:val="24"/>
        </w:rPr>
        <w:t xml:space="preserve">tradução </w:t>
      </w:r>
      <w:r w:rsidR="009547FB">
        <w:rPr>
          <w:rFonts w:eastAsia="Times New Roman" w:cs="Times New Roman"/>
          <w:szCs w:val="24"/>
        </w:rPr>
        <w:t xml:space="preserve">é referente a uma região </w:t>
      </w:r>
      <w:r w:rsidR="009547FB" w:rsidRPr="380BB618">
        <w:rPr>
          <w:rFonts w:eastAsia="Times New Roman" w:cs="Times New Roman"/>
          <w:szCs w:val="24"/>
        </w:rPr>
        <w:t xml:space="preserve">(algum </w:t>
      </w:r>
      <w:r w:rsidR="009547FB">
        <w:rPr>
          <w:rFonts w:eastAsia="Times New Roman" w:cs="Times New Roman"/>
          <w:szCs w:val="24"/>
        </w:rPr>
        <w:t>E</w:t>
      </w:r>
      <w:r w:rsidR="009547FB" w:rsidRPr="380BB618">
        <w:rPr>
          <w:rFonts w:eastAsia="Times New Roman" w:cs="Times New Roman"/>
          <w:szCs w:val="24"/>
        </w:rPr>
        <w:t>stado do Brasil, ou o país todo</w:t>
      </w:r>
      <w:r w:rsidR="009547FB">
        <w:rPr>
          <w:rFonts w:eastAsia="Times New Roman" w:cs="Times New Roman"/>
          <w:szCs w:val="24"/>
        </w:rPr>
        <w:t>, por exemplo</w:t>
      </w:r>
      <w:r w:rsidR="009547FB" w:rsidRPr="380BB618">
        <w:rPr>
          <w:rFonts w:eastAsia="Times New Roman" w:cs="Times New Roman"/>
          <w:szCs w:val="24"/>
        </w:rPr>
        <w:t>).</w:t>
      </w:r>
      <w:r w:rsidR="00B27FF6">
        <w:rPr>
          <w:rFonts w:eastAsia="Times New Roman" w:cs="Times New Roman"/>
          <w:szCs w:val="24"/>
        </w:rPr>
        <w:t xml:space="preserve"> Além disso, cada termo também</w:t>
      </w:r>
      <w:r w:rsidR="00A42711">
        <w:rPr>
          <w:rFonts w:eastAsia="Times New Roman" w:cs="Times New Roman"/>
          <w:szCs w:val="24"/>
        </w:rPr>
        <w:t xml:space="preserve"> deve conter pelo menos uma ilustração</w:t>
      </w:r>
      <w:r w:rsidR="00CE6E05">
        <w:rPr>
          <w:rFonts w:eastAsia="Times New Roman" w:cs="Times New Roman"/>
          <w:szCs w:val="24"/>
        </w:rPr>
        <w:t xml:space="preserve"> </w:t>
      </w:r>
      <w:r w:rsidR="005655CD">
        <w:rPr>
          <w:rFonts w:eastAsia="Times New Roman" w:cs="Times New Roman"/>
          <w:szCs w:val="24"/>
        </w:rPr>
        <w:t>do significado dele (</w:t>
      </w:r>
      <w:r w:rsidR="00706477">
        <w:rPr>
          <w:rFonts w:eastAsia="Times New Roman" w:cs="Times New Roman"/>
          <w:szCs w:val="24"/>
        </w:rPr>
        <w:t>exemplo:</w:t>
      </w:r>
      <w:r w:rsidR="005655CD">
        <w:rPr>
          <w:rFonts w:eastAsia="Times New Roman" w:cs="Times New Roman"/>
          <w:szCs w:val="24"/>
        </w:rPr>
        <w:t xml:space="preserve"> um desenho de</w:t>
      </w:r>
      <w:r w:rsidR="00887AE1">
        <w:rPr>
          <w:rFonts w:eastAsia="Times New Roman" w:cs="Times New Roman"/>
          <w:szCs w:val="24"/>
        </w:rPr>
        <w:t xml:space="preserve"> um cachorro para o termo </w:t>
      </w:r>
      <w:r w:rsidR="00887AE1" w:rsidRPr="00C950FA">
        <w:rPr>
          <w:rFonts w:eastAsia="Times New Roman" w:cs="Times New Roman"/>
          <w:i/>
          <w:iCs/>
          <w:szCs w:val="24"/>
        </w:rPr>
        <w:t>cachorro</w:t>
      </w:r>
      <w:r w:rsidR="00887AE1">
        <w:rPr>
          <w:rFonts w:eastAsia="Times New Roman" w:cs="Times New Roman"/>
          <w:szCs w:val="24"/>
        </w:rPr>
        <w:t>)</w:t>
      </w:r>
      <w:r w:rsidR="00706477">
        <w:rPr>
          <w:rFonts w:eastAsia="Times New Roman" w:cs="Times New Roman"/>
          <w:szCs w:val="24"/>
        </w:rPr>
        <w:t>.</w:t>
      </w:r>
      <w:r w:rsidR="00381810">
        <w:rPr>
          <w:rFonts w:eastAsia="Times New Roman" w:cs="Times New Roman"/>
          <w:szCs w:val="24"/>
        </w:rPr>
        <w:t xml:space="preserve"> Ao selecionar um termo</w:t>
      </w:r>
      <w:r w:rsidR="00026861">
        <w:rPr>
          <w:rFonts w:eastAsia="Times New Roman" w:cs="Times New Roman"/>
          <w:szCs w:val="24"/>
        </w:rPr>
        <w:t xml:space="preserve"> o professor deve poder consultar todas as </w:t>
      </w:r>
      <w:r w:rsidR="00606CAE">
        <w:rPr>
          <w:rFonts w:eastAsia="Times New Roman" w:cs="Times New Roman"/>
          <w:szCs w:val="24"/>
        </w:rPr>
        <w:t>traduções</w:t>
      </w:r>
      <w:r w:rsidR="00513462">
        <w:rPr>
          <w:rFonts w:eastAsia="Times New Roman" w:cs="Times New Roman"/>
          <w:szCs w:val="24"/>
        </w:rPr>
        <w:t xml:space="preserve"> </w:t>
      </w:r>
      <w:r w:rsidR="00706477">
        <w:rPr>
          <w:rFonts w:eastAsia="Times New Roman" w:cs="Times New Roman"/>
          <w:szCs w:val="24"/>
        </w:rPr>
        <w:t xml:space="preserve">e ilustrações </w:t>
      </w:r>
      <w:r w:rsidR="00B27FF6">
        <w:rPr>
          <w:rFonts w:eastAsia="Times New Roman" w:cs="Times New Roman"/>
          <w:szCs w:val="24"/>
        </w:rPr>
        <w:t>d</w:t>
      </w:r>
      <w:r w:rsidR="0017497E">
        <w:rPr>
          <w:rFonts w:eastAsia="Times New Roman" w:cs="Times New Roman"/>
          <w:szCs w:val="24"/>
        </w:rPr>
        <w:t>aquele</w:t>
      </w:r>
      <w:r w:rsidR="00B27FF6">
        <w:rPr>
          <w:rFonts w:eastAsia="Times New Roman" w:cs="Times New Roman"/>
          <w:szCs w:val="24"/>
        </w:rPr>
        <w:t xml:space="preserve"> determinado termo</w:t>
      </w:r>
      <w:r w:rsidR="007A3CBA">
        <w:rPr>
          <w:rFonts w:eastAsia="Times New Roman" w:cs="Times New Roman"/>
          <w:szCs w:val="24"/>
        </w:rPr>
        <w:t xml:space="preserve">. </w:t>
      </w:r>
      <w:r w:rsidR="00235FEE">
        <w:rPr>
          <w:rFonts w:eastAsia="Times New Roman" w:cs="Times New Roman"/>
          <w:szCs w:val="24"/>
        </w:rPr>
        <w:t>As traduções devem ser marcadas como públicas ou privadas para fácil identificação</w:t>
      </w:r>
      <w:r w:rsidR="0017497E">
        <w:rPr>
          <w:rFonts w:eastAsia="Times New Roman" w:cs="Times New Roman"/>
          <w:szCs w:val="24"/>
        </w:rPr>
        <w:t>;</w:t>
      </w:r>
    </w:p>
    <w:p w14:paraId="70DB67F8" w14:textId="4272DD95" w:rsidR="00925288" w:rsidRDefault="0017497E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E51A19">
        <w:rPr>
          <w:rFonts w:eastAsia="Times New Roman" w:cs="Times New Roman"/>
          <w:b/>
          <w:bCs/>
          <w:szCs w:val="24"/>
        </w:rPr>
        <w:t xml:space="preserve">Criar </w:t>
      </w:r>
      <w:r w:rsidR="00E51A19">
        <w:rPr>
          <w:rFonts w:eastAsia="Times New Roman" w:cs="Times New Roman"/>
          <w:b/>
          <w:bCs/>
          <w:szCs w:val="24"/>
        </w:rPr>
        <w:t>T</w:t>
      </w:r>
      <w:r w:rsidRPr="00E51A19">
        <w:rPr>
          <w:rFonts w:eastAsia="Times New Roman" w:cs="Times New Roman"/>
          <w:b/>
          <w:bCs/>
          <w:szCs w:val="24"/>
        </w:rPr>
        <w:t>ermo:</w:t>
      </w:r>
      <w:r w:rsidR="00C31716">
        <w:rPr>
          <w:rFonts w:eastAsia="Times New Roman" w:cs="Times New Roman"/>
          <w:szCs w:val="24"/>
        </w:rPr>
        <w:t xml:space="preserve"> Um professor deve poder criar </w:t>
      </w:r>
      <w:r w:rsidR="00CD648B">
        <w:rPr>
          <w:rFonts w:eastAsia="Times New Roman" w:cs="Times New Roman"/>
          <w:szCs w:val="24"/>
        </w:rPr>
        <w:t xml:space="preserve">termos para o </w:t>
      </w:r>
      <w:r w:rsidR="00A91FDA">
        <w:rPr>
          <w:rFonts w:eastAsia="Times New Roman" w:cs="Times New Roman"/>
          <w:szCs w:val="24"/>
        </w:rPr>
        <w:t>jogo. Para isso ele deve fornecer</w:t>
      </w:r>
      <w:r w:rsidR="003A4A30">
        <w:rPr>
          <w:rFonts w:eastAsia="Times New Roman" w:cs="Times New Roman"/>
          <w:szCs w:val="24"/>
        </w:rPr>
        <w:t xml:space="preserve"> pelo menos uma</w:t>
      </w:r>
      <w:r w:rsidR="00606CAE">
        <w:rPr>
          <w:rFonts w:eastAsia="Times New Roman" w:cs="Times New Roman"/>
          <w:szCs w:val="24"/>
        </w:rPr>
        <w:t xml:space="preserve"> tradução</w:t>
      </w:r>
      <w:r w:rsidR="003A4A30">
        <w:rPr>
          <w:rFonts w:eastAsia="Times New Roman" w:cs="Times New Roman"/>
          <w:szCs w:val="24"/>
        </w:rPr>
        <w:t xml:space="preserve"> em libras (indicando a região)</w:t>
      </w:r>
      <w:r w:rsidR="00E94686">
        <w:rPr>
          <w:rFonts w:eastAsia="Times New Roman" w:cs="Times New Roman"/>
          <w:szCs w:val="24"/>
        </w:rPr>
        <w:t xml:space="preserve"> e uma ilustração do termo.</w:t>
      </w:r>
      <w:r w:rsidR="002A0500">
        <w:rPr>
          <w:rFonts w:eastAsia="Times New Roman" w:cs="Times New Roman"/>
          <w:szCs w:val="24"/>
        </w:rPr>
        <w:t xml:space="preserve"> Esses termos criados por ele devem aparecer</w:t>
      </w:r>
      <w:r w:rsidR="0054523E">
        <w:rPr>
          <w:rFonts w:eastAsia="Times New Roman" w:cs="Times New Roman"/>
          <w:szCs w:val="24"/>
        </w:rPr>
        <w:t xml:space="preserve"> para ele no Dicionário de Termos marcados como privados</w:t>
      </w:r>
      <w:r w:rsidR="00A56529">
        <w:rPr>
          <w:rFonts w:eastAsia="Times New Roman" w:cs="Times New Roman"/>
          <w:szCs w:val="24"/>
        </w:rPr>
        <w:t>;</w:t>
      </w:r>
      <w:r w:rsidR="00A84C16">
        <w:rPr>
          <w:rFonts w:eastAsia="Times New Roman" w:cs="Times New Roman"/>
          <w:szCs w:val="24"/>
        </w:rPr>
        <w:t xml:space="preserve"> </w:t>
      </w:r>
    </w:p>
    <w:p w14:paraId="5C0DCD9D" w14:textId="045476DD" w:rsidR="00925288" w:rsidRPr="00C950FA" w:rsidRDefault="00225347" w:rsidP="00C950FA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Publicar </w:t>
      </w:r>
      <w:r w:rsidR="007F5845">
        <w:rPr>
          <w:rFonts w:eastAsia="Times New Roman" w:cs="Times New Roman"/>
          <w:b/>
          <w:bCs/>
          <w:szCs w:val="24"/>
        </w:rPr>
        <w:t>T</w:t>
      </w:r>
      <w:r>
        <w:rPr>
          <w:rFonts w:eastAsia="Times New Roman" w:cs="Times New Roman"/>
          <w:b/>
          <w:bCs/>
          <w:szCs w:val="24"/>
        </w:rPr>
        <w:t xml:space="preserve">ermo: </w:t>
      </w:r>
      <w:r>
        <w:rPr>
          <w:rFonts w:eastAsia="Times New Roman" w:cs="Times New Roman"/>
          <w:szCs w:val="24"/>
        </w:rPr>
        <w:t>Um professor deve poder publicar u</w:t>
      </w:r>
      <w:r w:rsidR="00B43E22">
        <w:rPr>
          <w:rFonts w:eastAsia="Times New Roman" w:cs="Times New Roman"/>
          <w:szCs w:val="24"/>
        </w:rPr>
        <w:t xml:space="preserve">m termo </w:t>
      </w:r>
      <w:r>
        <w:rPr>
          <w:rFonts w:eastAsia="Times New Roman" w:cs="Times New Roman"/>
          <w:szCs w:val="24"/>
        </w:rPr>
        <w:t>criad</w:t>
      </w:r>
      <w:r w:rsidR="00B43E22">
        <w:rPr>
          <w:rFonts w:eastAsia="Times New Roman" w:cs="Times New Roman"/>
          <w:szCs w:val="24"/>
        </w:rPr>
        <w:t>o</w:t>
      </w:r>
      <w:r>
        <w:rPr>
          <w:rFonts w:eastAsia="Times New Roman" w:cs="Times New Roman"/>
          <w:szCs w:val="24"/>
        </w:rPr>
        <w:t xml:space="preserve"> por ele. Ao fazer isso, ess</w:t>
      </w:r>
      <w:r w:rsidR="00B43E22">
        <w:rPr>
          <w:rFonts w:eastAsia="Times New Roman" w:cs="Times New Roman"/>
          <w:szCs w:val="24"/>
        </w:rPr>
        <w:t>e</w:t>
      </w:r>
      <w:r>
        <w:rPr>
          <w:rFonts w:eastAsia="Times New Roman" w:cs="Times New Roman"/>
          <w:szCs w:val="24"/>
        </w:rPr>
        <w:t xml:space="preserve"> </w:t>
      </w:r>
      <w:r w:rsidR="00B43E22">
        <w:rPr>
          <w:rFonts w:eastAsia="Times New Roman" w:cs="Times New Roman"/>
          <w:szCs w:val="24"/>
        </w:rPr>
        <w:t xml:space="preserve">termo </w:t>
      </w:r>
      <w:r>
        <w:rPr>
          <w:rFonts w:eastAsia="Times New Roman" w:cs="Times New Roman"/>
          <w:szCs w:val="24"/>
        </w:rPr>
        <w:t xml:space="preserve">deve aparecer no Portal de Aprovações para os administradores do sistema. Caso seja aprovada a publicação, a manutenção futura desse </w:t>
      </w:r>
      <w:r w:rsidR="002958B7">
        <w:rPr>
          <w:rFonts w:eastAsia="Times New Roman" w:cs="Times New Roman"/>
          <w:szCs w:val="24"/>
        </w:rPr>
        <w:t>termo</w:t>
      </w:r>
      <w:r>
        <w:rPr>
          <w:rFonts w:eastAsia="Times New Roman" w:cs="Times New Roman"/>
          <w:szCs w:val="24"/>
        </w:rPr>
        <w:t xml:space="preserve"> deve ser de responsabilidade dos administradores</w:t>
      </w:r>
      <w:r w:rsidR="0056732B">
        <w:rPr>
          <w:rFonts w:eastAsia="Times New Roman" w:cs="Times New Roman"/>
          <w:szCs w:val="24"/>
        </w:rPr>
        <w:t>;</w:t>
      </w:r>
    </w:p>
    <w:p w14:paraId="6BB7B24D" w14:textId="2C246CC4" w:rsidR="1C39EFAA" w:rsidRPr="00E74D14" w:rsidRDefault="00281ACA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lastRenderedPageBreak/>
        <w:t xml:space="preserve">Traduzir </w:t>
      </w:r>
      <w:r w:rsidR="007F5845">
        <w:rPr>
          <w:rFonts w:eastAsia="Times New Roman" w:cs="Times New Roman"/>
          <w:b/>
          <w:bCs/>
          <w:szCs w:val="24"/>
        </w:rPr>
        <w:t>T</w:t>
      </w:r>
      <w:r>
        <w:rPr>
          <w:rFonts w:eastAsia="Times New Roman" w:cs="Times New Roman"/>
          <w:b/>
          <w:bCs/>
          <w:szCs w:val="24"/>
        </w:rPr>
        <w:t xml:space="preserve">ermo: </w:t>
      </w:r>
      <w:r w:rsidR="00CB1177">
        <w:rPr>
          <w:rFonts w:eastAsia="Times New Roman" w:cs="Times New Roman"/>
          <w:szCs w:val="24"/>
        </w:rPr>
        <w:t>Ao selecionar um termo do Dicionário de Termos, u</w:t>
      </w:r>
      <w:r>
        <w:rPr>
          <w:rFonts w:eastAsia="Times New Roman" w:cs="Times New Roman"/>
          <w:szCs w:val="24"/>
        </w:rPr>
        <w:t>m professor deve po</w:t>
      </w:r>
      <w:r w:rsidR="002771D3">
        <w:rPr>
          <w:rFonts w:eastAsia="Times New Roman" w:cs="Times New Roman"/>
          <w:szCs w:val="24"/>
        </w:rPr>
        <w:t xml:space="preserve">der </w:t>
      </w:r>
      <w:r w:rsidR="20373E26" w:rsidRPr="380BB618">
        <w:rPr>
          <w:rFonts w:eastAsia="Times New Roman" w:cs="Times New Roman"/>
          <w:szCs w:val="24"/>
        </w:rPr>
        <w:t>cadastrar</w:t>
      </w:r>
      <w:r w:rsidR="07410F2C" w:rsidRPr="380BB618">
        <w:rPr>
          <w:rFonts w:eastAsia="Times New Roman" w:cs="Times New Roman"/>
          <w:szCs w:val="24"/>
        </w:rPr>
        <w:t xml:space="preserve"> uma nova tradução </w:t>
      </w:r>
      <w:r w:rsidR="002771D3">
        <w:rPr>
          <w:rFonts w:eastAsia="Times New Roman" w:cs="Times New Roman"/>
          <w:szCs w:val="24"/>
        </w:rPr>
        <w:t xml:space="preserve">em LIBRAS </w:t>
      </w:r>
      <w:r w:rsidR="07410F2C" w:rsidRPr="380BB618">
        <w:rPr>
          <w:rFonts w:eastAsia="Times New Roman" w:cs="Times New Roman"/>
          <w:szCs w:val="24"/>
        </w:rPr>
        <w:t>que esteja faltando para alguma região.</w:t>
      </w:r>
      <w:r w:rsidR="00A84C16">
        <w:rPr>
          <w:rFonts w:eastAsia="Times New Roman" w:cs="Times New Roman"/>
          <w:szCs w:val="24"/>
        </w:rPr>
        <w:t xml:space="preserve"> </w:t>
      </w:r>
      <w:r w:rsidR="002158CF">
        <w:rPr>
          <w:rFonts w:eastAsia="Times New Roman" w:cs="Times New Roman"/>
          <w:szCs w:val="24"/>
        </w:rPr>
        <w:t>Essa tra</w:t>
      </w:r>
      <w:r w:rsidR="001F2AF0">
        <w:rPr>
          <w:rFonts w:eastAsia="Times New Roman" w:cs="Times New Roman"/>
          <w:szCs w:val="24"/>
        </w:rPr>
        <w:t>duç</w:t>
      </w:r>
      <w:r w:rsidR="00CE0413">
        <w:rPr>
          <w:rFonts w:eastAsia="Times New Roman" w:cs="Times New Roman"/>
          <w:szCs w:val="24"/>
        </w:rPr>
        <w:t>ão</w:t>
      </w:r>
      <w:r w:rsidR="001F2AF0">
        <w:rPr>
          <w:rFonts w:eastAsia="Times New Roman" w:cs="Times New Roman"/>
          <w:szCs w:val="24"/>
        </w:rPr>
        <w:t xml:space="preserve"> criada por ele deve aparece</w:t>
      </w:r>
      <w:r w:rsidR="00A13DAF">
        <w:rPr>
          <w:rFonts w:eastAsia="Times New Roman" w:cs="Times New Roman"/>
          <w:szCs w:val="24"/>
        </w:rPr>
        <w:t>r na página de visualização d</w:t>
      </w:r>
      <w:r w:rsidR="00CE0413">
        <w:rPr>
          <w:rFonts w:eastAsia="Times New Roman" w:cs="Times New Roman"/>
          <w:szCs w:val="24"/>
        </w:rPr>
        <w:t>aquele termo marcada como privada</w:t>
      </w:r>
      <w:r w:rsidR="002550F1">
        <w:rPr>
          <w:rFonts w:eastAsia="Times New Roman" w:cs="Times New Roman"/>
          <w:szCs w:val="24"/>
        </w:rPr>
        <w:t>;</w:t>
      </w:r>
    </w:p>
    <w:p w14:paraId="66A50F17" w14:textId="42118ADD" w:rsidR="00681DC3" w:rsidRDefault="00681DC3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Publicar </w:t>
      </w:r>
      <w:r w:rsidR="00DA632E">
        <w:rPr>
          <w:rFonts w:eastAsia="Times New Roman" w:cs="Times New Roman"/>
          <w:b/>
          <w:bCs/>
          <w:szCs w:val="24"/>
        </w:rPr>
        <w:t>T</w:t>
      </w:r>
      <w:r w:rsidR="001A1E3A">
        <w:rPr>
          <w:rFonts w:eastAsia="Times New Roman" w:cs="Times New Roman"/>
          <w:b/>
          <w:bCs/>
          <w:szCs w:val="24"/>
        </w:rPr>
        <w:t>radução</w:t>
      </w:r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Um professor deve poder publicar uma </w:t>
      </w:r>
      <w:r w:rsidR="00545B22">
        <w:rPr>
          <w:rFonts w:eastAsia="Times New Roman" w:cs="Times New Roman"/>
          <w:szCs w:val="24"/>
        </w:rPr>
        <w:t xml:space="preserve">tradução </w:t>
      </w:r>
      <w:r>
        <w:rPr>
          <w:rFonts w:eastAsia="Times New Roman" w:cs="Times New Roman"/>
          <w:szCs w:val="24"/>
        </w:rPr>
        <w:t>criada por ele</w:t>
      </w:r>
      <w:r w:rsidR="00B27711">
        <w:rPr>
          <w:rFonts w:eastAsia="Times New Roman" w:cs="Times New Roman"/>
          <w:szCs w:val="24"/>
        </w:rPr>
        <w:t xml:space="preserve"> para um termo público</w:t>
      </w:r>
      <w:r>
        <w:rPr>
          <w:rFonts w:eastAsia="Times New Roman" w:cs="Times New Roman"/>
          <w:szCs w:val="24"/>
        </w:rPr>
        <w:t xml:space="preserve">. Ao fazer isso, essa </w:t>
      </w:r>
      <w:r w:rsidR="00545B22">
        <w:rPr>
          <w:rFonts w:eastAsia="Times New Roman" w:cs="Times New Roman"/>
          <w:szCs w:val="24"/>
        </w:rPr>
        <w:t xml:space="preserve">tradução </w:t>
      </w:r>
      <w:r>
        <w:rPr>
          <w:rFonts w:eastAsia="Times New Roman" w:cs="Times New Roman"/>
          <w:szCs w:val="24"/>
        </w:rPr>
        <w:t>deve aparecer disponível no Portal de Aprovações para os administradores do sistema. Caso seja aprovada a publicação, a manutenção futura dess</w:t>
      </w:r>
      <w:r w:rsidR="002958B7">
        <w:rPr>
          <w:rFonts w:eastAsia="Times New Roman" w:cs="Times New Roman"/>
          <w:szCs w:val="24"/>
        </w:rPr>
        <w:t xml:space="preserve">a tradução </w:t>
      </w:r>
      <w:r>
        <w:rPr>
          <w:rFonts w:eastAsia="Times New Roman" w:cs="Times New Roman"/>
          <w:szCs w:val="24"/>
        </w:rPr>
        <w:t>deve ser de responsabilidade dos administradores</w:t>
      </w:r>
      <w:r w:rsidR="002958B7">
        <w:rPr>
          <w:rFonts w:eastAsia="Times New Roman" w:cs="Times New Roman"/>
          <w:szCs w:val="24"/>
        </w:rPr>
        <w:t>;</w:t>
      </w:r>
    </w:p>
    <w:p w14:paraId="76B39E7A" w14:textId="0AD31668" w:rsidR="0F1942F5" w:rsidRDefault="008934AF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C950FA">
        <w:rPr>
          <w:rFonts w:eastAsia="Times New Roman" w:cs="Times New Roman"/>
          <w:b/>
          <w:bCs/>
          <w:szCs w:val="24"/>
        </w:rPr>
        <w:t>Gerenciar turmas:</w:t>
      </w:r>
      <w:r>
        <w:rPr>
          <w:rFonts w:eastAsia="Times New Roman" w:cs="Times New Roman"/>
          <w:szCs w:val="24"/>
        </w:rPr>
        <w:t xml:space="preserve"> Um professor deve poder criar</w:t>
      </w:r>
      <w:r w:rsidR="008317C4">
        <w:rPr>
          <w:rFonts w:eastAsia="Times New Roman" w:cs="Times New Roman"/>
          <w:szCs w:val="24"/>
        </w:rPr>
        <w:t>, alterar e remover</w:t>
      </w:r>
      <w:r>
        <w:rPr>
          <w:rFonts w:eastAsia="Times New Roman" w:cs="Times New Roman"/>
          <w:szCs w:val="24"/>
        </w:rPr>
        <w:t xml:space="preserve"> turmas</w:t>
      </w:r>
      <w:r w:rsidR="008317C4">
        <w:rPr>
          <w:rFonts w:eastAsia="Times New Roman" w:cs="Times New Roman"/>
          <w:szCs w:val="24"/>
        </w:rPr>
        <w:t xml:space="preserve"> que tenha criado</w:t>
      </w:r>
      <w:r>
        <w:rPr>
          <w:rFonts w:eastAsia="Times New Roman" w:cs="Times New Roman"/>
          <w:szCs w:val="24"/>
        </w:rPr>
        <w:t>.</w:t>
      </w:r>
      <w:r w:rsidR="3B4E0461" w:rsidRPr="4665D820">
        <w:rPr>
          <w:rFonts w:eastAsia="Times New Roman" w:cs="Times New Roman"/>
          <w:szCs w:val="24"/>
        </w:rPr>
        <w:t xml:space="preserve"> Deve ser possível gerenciar as unidades d</w:t>
      </w:r>
      <w:r w:rsidR="2CFC5F27" w:rsidRPr="4665D820">
        <w:rPr>
          <w:rFonts w:eastAsia="Times New Roman" w:cs="Times New Roman"/>
          <w:szCs w:val="24"/>
        </w:rPr>
        <w:t>isponíveis em uma determinada turma</w:t>
      </w:r>
      <w:r w:rsidR="004B24A2">
        <w:rPr>
          <w:rFonts w:eastAsia="Times New Roman" w:cs="Times New Roman"/>
          <w:szCs w:val="24"/>
        </w:rPr>
        <w:t xml:space="preserve"> e</w:t>
      </w:r>
      <w:r w:rsidR="586C36F8" w:rsidRPr="4665D820">
        <w:rPr>
          <w:rFonts w:eastAsia="Times New Roman" w:cs="Times New Roman"/>
          <w:szCs w:val="24"/>
        </w:rPr>
        <w:t xml:space="preserve"> acompanhar o progresso </w:t>
      </w:r>
      <w:r w:rsidR="3620181C" w:rsidRPr="4665D820">
        <w:rPr>
          <w:rFonts w:eastAsia="Times New Roman" w:cs="Times New Roman"/>
          <w:szCs w:val="24"/>
        </w:rPr>
        <w:t>da turma</w:t>
      </w:r>
      <w:r w:rsidR="004B24A2">
        <w:rPr>
          <w:rFonts w:eastAsia="Times New Roman" w:cs="Times New Roman"/>
          <w:szCs w:val="24"/>
        </w:rPr>
        <w:t>,</w:t>
      </w:r>
      <w:r w:rsidR="3620181C" w:rsidRPr="4665D820">
        <w:rPr>
          <w:rFonts w:eastAsia="Times New Roman" w:cs="Times New Roman"/>
          <w:szCs w:val="24"/>
        </w:rPr>
        <w:t xml:space="preserve"> assim como de cada aluno</w:t>
      </w:r>
      <w:r w:rsidR="004B24A2">
        <w:rPr>
          <w:rFonts w:eastAsia="Times New Roman" w:cs="Times New Roman"/>
          <w:szCs w:val="24"/>
        </w:rPr>
        <w:t>,</w:t>
      </w:r>
      <w:r w:rsidR="3620181C" w:rsidRPr="4665D820">
        <w:rPr>
          <w:rFonts w:eastAsia="Times New Roman" w:cs="Times New Roman"/>
          <w:szCs w:val="24"/>
        </w:rPr>
        <w:t xml:space="preserve"> individualmente. Também deve ser possível </w:t>
      </w:r>
      <w:commentRangeStart w:id="98"/>
      <w:r w:rsidR="00CC3980">
        <w:rPr>
          <w:rFonts w:eastAsia="Times New Roman" w:cs="Times New Roman"/>
          <w:szCs w:val="24"/>
        </w:rPr>
        <w:t>banir</w:t>
      </w:r>
      <w:commentRangeEnd w:id="98"/>
      <w:r w:rsidR="00CC3980">
        <w:rPr>
          <w:rStyle w:val="CommentReference"/>
          <w:rFonts w:eastAsia="Arial" w:cs="Arial"/>
          <w:lang w:eastAsia="pt-BR"/>
        </w:rPr>
        <w:commentReference w:id="98"/>
      </w:r>
      <w:r w:rsidR="00CC3980">
        <w:rPr>
          <w:rFonts w:eastAsia="Times New Roman" w:cs="Times New Roman"/>
          <w:szCs w:val="24"/>
        </w:rPr>
        <w:t xml:space="preserve"> </w:t>
      </w:r>
      <w:r w:rsidR="3620181C" w:rsidRPr="4665D820">
        <w:rPr>
          <w:rFonts w:eastAsia="Times New Roman" w:cs="Times New Roman"/>
          <w:szCs w:val="24"/>
        </w:rPr>
        <w:t xml:space="preserve">um aluno da turma, assim como </w:t>
      </w:r>
      <w:r w:rsidR="264A0FB7" w:rsidRPr="4665D820">
        <w:rPr>
          <w:rFonts w:eastAsia="Times New Roman" w:cs="Times New Roman"/>
          <w:szCs w:val="24"/>
        </w:rPr>
        <w:t xml:space="preserve">convidar alunos para aquela turma através do seu </w:t>
      </w:r>
      <w:r w:rsidR="00667ED4" w:rsidRPr="4665D820">
        <w:rPr>
          <w:rFonts w:eastAsia="Times New Roman" w:cs="Times New Roman"/>
          <w:szCs w:val="24"/>
        </w:rPr>
        <w:t>e-mail</w:t>
      </w:r>
      <w:r w:rsidR="264A0FB7" w:rsidRPr="4665D820">
        <w:rPr>
          <w:rFonts w:eastAsia="Times New Roman" w:cs="Times New Roman"/>
          <w:szCs w:val="24"/>
        </w:rPr>
        <w:t>.</w:t>
      </w:r>
      <w:r w:rsidR="294FCBDD" w:rsidRPr="4665D820">
        <w:rPr>
          <w:rFonts w:eastAsia="Times New Roman" w:cs="Times New Roman"/>
          <w:szCs w:val="24"/>
        </w:rPr>
        <w:t xml:space="preserve"> Além disso</w:t>
      </w:r>
      <w:r w:rsidR="00656705">
        <w:rPr>
          <w:rFonts w:eastAsia="Times New Roman" w:cs="Times New Roman"/>
          <w:szCs w:val="24"/>
        </w:rPr>
        <w:t>,</w:t>
      </w:r>
      <w:r w:rsidR="294FCBDD" w:rsidRPr="4665D820">
        <w:rPr>
          <w:rFonts w:eastAsia="Times New Roman" w:cs="Times New Roman"/>
          <w:szCs w:val="24"/>
        </w:rPr>
        <w:t xml:space="preserve"> o professor deve poder visualizar o código</w:t>
      </w:r>
      <w:r w:rsidR="7410ACE0" w:rsidRPr="4665D820">
        <w:rPr>
          <w:rFonts w:eastAsia="Times New Roman" w:cs="Times New Roman"/>
          <w:szCs w:val="24"/>
        </w:rPr>
        <w:t xml:space="preserve"> e o </w:t>
      </w:r>
      <w:r w:rsidR="7410ACE0" w:rsidRPr="4665D820">
        <w:rPr>
          <w:rFonts w:eastAsia="Times New Roman" w:cs="Times New Roman"/>
          <w:i/>
          <w:szCs w:val="24"/>
        </w:rPr>
        <w:t>QR Code</w:t>
      </w:r>
      <w:r w:rsidR="2C31D5E2" w:rsidRPr="4665D820">
        <w:rPr>
          <w:rStyle w:val="FootnoteReference"/>
          <w:rFonts w:eastAsia="Times New Roman" w:cs="Times New Roman"/>
          <w:szCs w:val="24"/>
        </w:rPr>
        <w:footnoteReference w:id="6"/>
      </w:r>
      <w:r w:rsidR="294FCBDD" w:rsidRPr="4665D820">
        <w:rPr>
          <w:rFonts w:eastAsia="Times New Roman" w:cs="Times New Roman"/>
          <w:szCs w:val="24"/>
        </w:rPr>
        <w:t xml:space="preserve"> daquela turma, que deve</w:t>
      </w:r>
      <w:r w:rsidR="759ABC4D" w:rsidRPr="4665D820">
        <w:rPr>
          <w:rFonts w:eastAsia="Times New Roman" w:cs="Times New Roman"/>
          <w:szCs w:val="24"/>
        </w:rPr>
        <w:t>m</w:t>
      </w:r>
      <w:r w:rsidR="294FCBDD" w:rsidRPr="4665D820">
        <w:rPr>
          <w:rFonts w:eastAsia="Times New Roman" w:cs="Times New Roman"/>
          <w:szCs w:val="24"/>
        </w:rPr>
        <w:t xml:space="preserve"> poder ser utilizado</w:t>
      </w:r>
      <w:r w:rsidR="0C93B8BE" w:rsidRPr="4665D820">
        <w:rPr>
          <w:rFonts w:eastAsia="Times New Roman" w:cs="Times New Roman"/>
          <w:szCs w:val="24"/>
        </w:rPr>
        <w:t>s</w:t>
      </w:r>
      <w:r w:rsidR="294FCBDD" w:rsidRPr="4665D820">
        <w:rPr>
          <w:rFonts w:eastAsia="Times New Roman" w:cs="Times New Roman"/>
          <w:szCs w:val="24"/>
        </w:rPr>
        <w:t xml:space="preserve"> pelos alunos para entrar naquela turma</w:t>
      </w:r>
      <w:r w:rsidR="00E62A87">
        <w:rPr>
          <w:rFonts w:eastAsia="Times New Roman" w:cs="Times New Roman"/>
          <w:szCs w:val="24"/>
        </w:rPr>
        <w:t>;</w:t>
      </w:r>
    </w:p>
    <w:p w14:paraId="7C40566B" w14:textId="796F6AAD" w:rsidR="000B667C" w:rsidRDefault="00364675" w:rsidP="00B37C63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F71BD1">
        <w:rPr>
          <w:rFonts w:eastAsia="Times New Roman" w:cs="Times New Roman"/>
          <w:b/>
          <w:bCs/>
          <w:szCs w:val="24"/>
        </w:rPr>
        <w:t xml:space="preserve">Acessar o </w:t>
      </w:r>
      <w:r w:rsidR="5327DF8F" w:rsidRPr="00F71BD1">
        <w:rPr>
          <w:rFonts w:eastAsia="Times New Roman" w:cs="Times New Roman"/>
          <w:b/>
          <w:szCs w:val="24"/>
        </w:rPr>
        <w:t xml:space="preserve">Portal de </w:t>
      </w:r>
      <w:r w:rsidR="6DCC2666" w:rsidRPr="00F71BD1">
        <w:rPr>
          <w:rFonts w:eastAsia="Times New Roman" w:cs="Times New Roman"/>
          <w:b/>
          <w:szCs w:val="24"/>
        </w:rPr>
        <w:t>A</w:t>
      </w:r>
      <w:r w:rsidR="5327DF8F" w:rsidRPr="00F71BD1">
        <w:rPr>
          <w:rFonts w:eastAsia="Times New Roman" w:cs="Times New Roman"/>
          <w:b/>
          <w:szCs w:val="24"/>
        </w:rPr>
        <w:t>provações:</w:t>
      </w:r>
      <w:r w:rsidR="5327DF8F" w:rsidRPr="380BB618">
        <w:rPr>
          <w:rFonts w:eastAsia="Times New Roman" w:cs="Times New Roman"/>
          <w:szCs w:val="24"/>
        </w:rPr>
        <w:t xml:space="preserve"> </w:t>
      </w:r>
      <w:r w:rsidR="00556B81">
        <w:rPr>
          <w:rFonts w:eastAsia="Times New Roman" w:cs="Times New Roman"/>
          <w:szCs w:val="24"/>
        </w:rPr>
        <w:t xml:space="preserve">Um </w:t>
      </w:r>
      <w:r w:rsidR="5327DF8F" w:rsidRPr="380BB618">
        <w:rPr>
          <w:rFonts w:eastAsia="Times New Roman" w:cs="Times New Roman"/>
          <w:szCs w:val="24"/>
        </w:rPr>
        <w:t xml:space="preserve">administrador do sistema deve </w:t>
      </w:r>
      <w:r w:rsidR="710E1C40" w:rsidRPr="380BB618">
        <w:rPr>
          <w:rFonts w:eastAsia="Times New Roman" w:cs="Times New Roman"/>
          <w:szCs w:val="24"/>
        </w:rPr>
        <w:t>poder acessar o Portal de Aprovações</w:t>
      </w:r>
      <w:r w:rsidR="1116CDF2" w:rsidRPr="380BB618">
        <w:rPr>
          <w:rFonts w:eastAsia="Times New Roman" w:cs="Times New Roman"/>
          <w:szCs w:val="24"/>
        </w:rPr>
        <w:t xml:space="preserve">, </w:t>
      </w:r>
      <w:r w:rsidR="00A70AFF">
        <w:rPr>
          <w:rFonts w:eastAsia="Times New Roman" w:cs="Times New Roman"/>
          <w:szCs w:val="24"/>
        </w:rPr>
        <w:t>em que ele de</w:t>
      </w:r>
      <w:r w:rsidR="00F95370">
        <w:rPr>
          <w:rFonts w:eastAsia="Times New Roman" w:cs="Times New Roman"/>
          <w:szCs w:val="24"/>
        </w:rPr>
        <w:t>ve poder visualizar t</w:t>
      </w:r>
      <w:r w:rsidR="00917867">
        <w:rPr>
          <w:rFonts w:eastAsia="Times New Roman" w:cs="Times New Roman"/>
          <w:szCs w:val="24"/>
        </w:rPr>
        <w:t>o</w:t>
      </w:r>
      <w:r w:rsidR="00F95370">
        <w:rPr>
          <w:rFonts w:eastAsia="Times New Roman" w:cs="Times New Roman"/>
          <w:szCs w:val="24"/>
        </w:rPr>
        <w:t>d</w:t>
      </w:r>
      <w:r w:rsidR="00917867">
        <w:rPr>
          <w:rFonts w:eastAsia="Times New Roman" w:cs="Times New Roman"/>
          <w:szCs w:val="24"/>
        </w:rPr>
        <w:t>as as pendências</w:t>
      </w:r>
      <w:r w:rsidR="00F95370">
        <w:rPr>
          <w:rFonts w:eastAsia="Times New Roman" w:cs="Times New Roman"/>
          <w:szCs w:val="24"/>
        </w:rPr>
        <w:t xml:space="preserve"> (novas unidades</w:t>
      </w:r>
      <w:r w:rsidR="00933928">
        <w:rPr>
          <w:rFonts w:eastAsia="Times New Roman" w:cs="Times New Roman"/>
          <w:szCs w:val="24"/>
        </w:rPr>
        <w:t>, novos termos e novas traduções</w:t>
      </w:r>
      <w:r w:rsidR="003367D3">
        <w:rPr>
          <w:rFonts w:eastAsia="Times New Roman" w:cs="Times New Roman"/>
          <w:szCs w:val="24"/>
        </w:rPr>
        <w:t xml:space="preserve"> que estejam pendentes de aprovação</w:t>
      </w:r>
      <w:r w:rsidR="00933928">
        <w:rPr>
          <w:rFonts w:eastAsia="Times New Roman" w:cs="Times New Roman"/>
          <w:szCs w:val="24"/>
        </w:rPr>
        <w:t>)</w:t>
      </w:r>
      <w:r w:rsidR="00F95370">
        <w:rPr>
          <w:rFonts w:eastAsia="Times New Roman" w:cs="Times New Roman"/>
          <w:szCs w:val="24"/>
        </w:rPr>
        <w:t>.</w:t>
      </w:r>
      <w:r w:rsidR="00C854CE">
        <w:rPr>
          <w:rFonts w:eastAsia="Times New Roman" w:cs="Times New Roman"/>
          <w:szCs w:val="24"/>
        </w:rPr>
        <w:t xml:space="preserve"> </w:t>
      </w:r>
      <w:r w:rsidR="007323ED">
        <w:rPr>
          <w:rFonts w:eastAsia="Times New Roman" w:cs="Times New Roman"/>
          <w:szCs w:val="24"/>
        </w:rPr>
        <w:t>Ao selecionar alg</w:t>
      </w:r>
      <w:r w:rsidR="003367D3">
        <w:rPr>
          <w:rFonts w:eastAsia="Times New Roman" w:cs="Times New Roman"/>
          <w:szCs w:val="24"/>
        </w:rPr>
        <w:t>uma pendência</w:t>
      </w:r>
      <w:r w:rsidR="00BB2443">
        <w:rPr>
          <w:rFonts w:eastAsia="Times New Roman" w:cs="Times New Roman"/>
          <w:szCs w:val="24"/>
        </w:rPr>
        <w:t>,</w:t>
      </w:r>
      <w:r w:rsidR="00ED0513">
        <w:rPr>
          <w:rFonts w:eastAsia="Times New Roman" w:cs="Times New Roman"/>
          <w:szCs w:val="24"/>
        </w:rPr>
        <w:t xml:space="preserve"> esse administrador deve</w:t>
      </w:r>
      <w:r w:rsidR="0070574A">
        <w:rPr>
          <w:rFonts w:eastAsia="Times New Roman" w:cs="Times New Roman"/>
          <w:szCs w:val="24"/>
        </w:rPr>
        <w:t xml:space="preserve"> poder consultar os detalhes</w:t>
      </w:r>
      <w:r w:rsidR="1116CDF2" w:rsidRPr="380BB618" w:rsidDel="00556B81">
        <w:rPr>
          <w:rFonts w:eastAsia="Times New Roman" w:cs="Times New Roman"/>
          <w:szCs w:val="24"/>
        </w:rPr>
        <w:t xml:space="preserve"> </w:t>
      </w:r>
      <w:r w:rsidR="00E65E2F">
        <w:rPr>
          <w:rFonts w:eastAsia="Times New Roman" w:cs="Times New Roman"/>
          <w:szCs w:val="24"/>
        </w:rPr>
        <w:t>e</w:t>
      </w:r>
      <w:r w:rsidR="00556B81">
        <w:rPr>
          <w:rFonts w:eastAsia="Times New Roman" w:cs="Times New Roman"/>
          <w:szCs w:val="24"/>
        </w:rPr>
        <w:t xml:space="preserve"> </w:t>
      </w:r>
      <w:r w:rsidR="1116CDF2" w:rsidRPr="380BB618">
        <w:rPr>
          <w:rFonts w:eastAsia="Times New Roman" w:cs="Times New Roman"/>
          <w:szCs w:val="24"/>
        </w:rPr>
        <w:t xml:space="preserve">aprovar ou rejeitar </w:t>
      </w:r>
      <w:r w:rsidR="0024776A">
        <w:rPr>
          <w:rFonts w:eastAsia="Times New Roman" w:cs="Times New Roman"/>
          <w:szCs w:val="24"/>
        </w:rPr>
        <w:t>a pendência</w:t>
      </w:r>
      <w:r w:rsidR="1116CDF2" w:rsidRPr="380BB618">
        <w:rPr>
          <w:rFonts w:eastAsia="Times New Roman" w:cs="Times New Roman"/>
          <w:szCs w:val="24"/>
        </w:rPr>
        <w:t>. Ao rejeitar</w:t>
      </w:r>
      <w:r w:rsidR="26C12665" w:rsidRPr="380BB618">
        <w:rPr>
          <w:rFonts w:eastAsia="Times New Roman" w:cs="Times New Roman"/>
          <w:szCs w:val="24"/>
        </w:rPr>
        <w:t xml:space="preserve">, </w:t>
      </w:r>
      <w:r w:rsidR="00E65E2F">
        <w:rPr>
          <w:rFonts w:eastAsia="Times New Roman" w:cs="Times New Roman"/>
          <w:szCs w:val="24"/>
        </w:rPr>
        <w:t xml:space="preserve">deve haver </w:t>
      </w:r>
      <w:r w:rsidR="26C12665" w:rsidRPr="380BB618">
        <w:rPr>
          <w:rFonts w:eastAsia="Times New Roman" w:cs="Times New Roman"/>
          <w:szCs w:val="24"/>
        </w:rPr>
        <w:t xml:space="preserve">a opção de sugerir alterações </w:t>
      </w:r>
      <w:r w:rsidR="32B387A4" w:rsidRPr="380BB618">
        <w:rPr>
          <w:rFonts w:eastAsia="Times New Roman" w:cs="Times New Roman"/>
          <w:szCs w:val="24"/>
        </w:rPr>
        <w:t xml:space="preserve">ao professor que </w:t>
      </w:r>
      <w:r w:rsidR="00A636C1">
        <w:rPr>
          <w:rFonts w:eastAsia="Times New Roman" w:cs="Times New Roman"/>
          <w:szCs w:val="24"/>
        </w:rPr>
        <w:t>solicitou aquela publicação</w:t>
      </w:r>
      <w:r w:rsidR="32B387A4" w:rsidRPr="380BB618">
        <w:rPr>
          <w:rFonts w:eastAsia="Times New Roman" w:cs="Times New Roman"/>
          <w:szCs w:val="24"/>
        </w:rPr>
        <w:t xml:space="preserve">. </w:t>
      </w:r>
      <w:r w:rsidR="008B73BB">
        <w:rPr>
          <w:rFonts w:eastAsia="Times New Roman" w:cs="Times New Roman"/>
          <w:szCs w:val="24"/>
        </w:rPr>
        <w:t xml:space="preserve">Já a aprovação </w:t>
      </w:r>
      <w:r w:rsidR="00351DD8">
        <w:rPr>
          <w:rFonts w:eastAsia="Times New Roman" w:cs="Times New Roman"/>
          <w:szCs w:val="24"/>
        </w:rPr>
        <w:t>é diferente dependendo do tipo de pendência</w:t>
      </w:r>
      <w:r w:rsidR="00065F97">
        <w:rPr>
          <w:rFonts w:eastAsia="Times New Roman" w:cs="Times New Roman"/>
          <w:szCs w:val="24"/>
        </w:rPr>
        <w:t xml:space="preserve">. No final do ciclo de aprovação, deve ser enviada uma notificação para o professor que </w:t>
      </w:r>
      <w:r w:rsidR="00E428E6">
        <w:rPr>
          <w:rFonts w:eastAsia="Times New Roman" w:cs="Times New Roman"/>
          <w:szCs w:val="24"/>
        </w:rPr>
        <w:t xml:space="preserve">criou a </w:t>
      </w:r>
      <w:r w:rsidR="00E74BAB">
        <w:rPr>
          <w:rFonts w:eastAsia="Times New Roman" w:cs="Times New Roman"/>
          <w:szCs w:val="24"/>
        </w:rPr>
        <w:t>unidade, o termo ou a tradução informando o resultado da aprovação.</w:t>
      </w:r>
    </w:p>
    <w:p w14:paraId="770C9EE2" w14:textId="55D074C5" w:rsidR="008C6EBD" w:rsidRDefault="000B667C" w:rsidP="00F71BD1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8C6EBD">
        <w:rPr>
          <w:rFonts w:eastAsia="Times New Roman" w:cs="Times New Roman"/>
          <w:b/>
          <w:bCs/>
          <w:szCs w:val="24"/>
        </w:rPr>
        <w:t>Aprovar nova unidade:</w:t>
      </w:r>
      <w:r w:rsidR="005768A3" w:rsidRPr="008C6EBD">
        <w:rPr>
          <w:rFonts w:eastAsia="Times New Roman" w:cs="Times New Roman"/>
          <w:b/>
          <w:bCs/>
          <w:szCs w:val="24"/>
        </w:rPr>
        <w:t xml:space="preserve"> </w:t>
      </w:r>
      <w:r w:rsidR="00A85849">
        <w:rPr>
          <w:rFonts w:eastAsia="Times New Roman" w:cs="Times New Roman"/>
          <w:szCs w:val="24"/>
        </w:rPr>
        <w:t>Um</w:t>
      </w:r>
      <w:r w:rsidR="00A85849" w:rsidRPr="008C6EBD">
        <w:rPr>
          <w:rFonts w:eastAsia="Times New Roman" w:cs="Times New Roman"/>
          <w:szCs w:val="24"/>
        </w:rPr>
        <w:t xml:space="preserve"> </w:t>
      </w:r>
      <w:r w:rsidR="005768A3" w:rsidRPr="008C6EBD">
        <w:rPr>
          <w:rFonts w:eastAsia="Times New Roman" w:cs="Times New Roman"/>
          <w:szCs w:val="24"/>
        </w:rPr>
        <w:t>administrador deve</w:t>
      </w:r>
      <w:r w:rsidR="005B17DB" w:rsidRPr="008C6EBD">
        <w:rPr>
          <w:rFonts w:eastAsia="Times New Roman" w:cs="Times New Roman"/>
          <w:szCs w:val="24"/>
        </w:rPr>
        <w:t xml:space="preserve"> poder </w:t>
      </w:r>
      <w:r w:rsidR="001C1DF7" w:rsidRPr="008C6EBD">
        <w:rPr>
          <w:rFonts w:eastAsia="Times New Roman" w:cs="Times New Roman"/>
          <w:szCs w:val="24"/>
        </w:rPr>
        <w:t xml:space="preserve">editar </w:t>
      </w:r>
      <w:r w:rsidR="00E630C5">
        <w:rPr>
          <w:rFonts w:eastAsia="Times New Roman" w:cs="Times New Roman"/>
          <w:szCs w:val="24"/>
        </w:rPr>
        <w:t>a</w:t>
      </w:r>
      <w:r w:rsidR="001C1DF7" w:rsidRPr="008C6EBD">
        <w:rPr>
          <w:rFonts w:eastAsia="Times New Roman" w:cs="Times New Roman"/>
          <w:szCs w:val="24"/>
        </w:rPr>
        <w:t>s</w:t>
      </w:r>
      <w:r w:rsidR="00E630C5">
        <w:rPr>
          <w:rFonts w:eastAsia="Times New Roman" w:cs="Times New Roman"/>
          <w:szCs w:val="24"/>
        </w:rPr>
        <w:t xml:space="preserve"> fases</w:t>
      </w:r>
      <w:r w:rsidR="001F01B9">
        <w:rPr>
          <w:rFonts w:eastAsia="Times New Roman" w:cs="Times New Roman"/>
          <w:szCs w:val="24"/>
        </w:rPr>
        <w:t>, exercícios que compõem</w:t>
      </w:r>
      <w:r w:rsidR="00AE5C89">
        <w:rPr>
          <w:rFonts w:eastAsia="Times New Roman" w:cs="Times New Roman"/>
          <w:szCs w:val="24"/>
        </w:rPr>
        <w:t xml:space="preserve"> aquela unidade</w:t>
      </w:r>
      <w:r w:rsidR="009B33A5" w:rsidRPr="008C6EBD">
        <w:rPr>
          <w:rFonts w:eastAsia="Times New Roman" w:cs="Times New Roman"/>
          <w:szCs w:val="24"/>
        </w:rPr>
        <w:t xml:space="preserve">. </w:t>
      </w:r>
      <w:r w:rsidR="00880D1C" w:rsidRPr="008C6EBD">
        <w:rPr>
          <w:rFonts w:eastAsia="Times New Roman" w:cs="Times New Roman"/>
          <w:szCs w:val="24"/>
        </w:rPr>
        <w:t xml:space="preserve">Nesse caso, </w:t>
      </w:r>
      <w:r w:rsidR="006E363F" w:rsidRPr="008C6EBD">
        <w:rPr>
          <w:rFonts w:eastAsia="Times New Roman" w:cs="Times New Roman"/>
          <w:szCs w:val="24"/>
        </w:rPr>
        <w:t>deverá ser</w:t>
      </w:r>
      <w:r w:rsidR="00880D1C" w:rsidRPr="008C6EBD">
        <w:rPr>
          <w:rFonts w:eastAsia="Times New Roman" w:cs="Times New Roman"/>
          <w:szCs w:val="24"/>
        </w:rPr>
        <w:t xml:space="preserve"> criada uma cópia d</w:t>
      </w:r>
      <w:r w:rsidR="006E363F" w:rsidRPr="008C6EBD">
        <w:rPr>
          <w:rFonts w:eastAsia="Times New Roman" w:cs="Times New Roman"/>
          <w:szCs w:val="24"/>
        </w:rPr>
        <w:t xml:space="preserve">a unidade </w:t>
      </w:r>
      <w:r w:rsidR="00880D1C" w:rsidRPr="008C6EBD">
        <w:rPr>
          <w:rFonts w:eastAsia="Times New Roman" w:cs="Times New Roman"/>
          <w:szCs w:val="24"/>
        </w:rPr>
        <w:t xml:space="preserve">original com as novas alterações enquanto </w:t>
      </w:r>
      <w:r w:rsidR="008C6EBD" w:rsidRPr="008C6EBD">
        <w:rPr>
          <w:rFonts w:eastAsia="Times New Roman" w:cs="Times New Roman"/>
          <w:szCs w:val="24"/>
        </w:rPr>
        <w:t xml:space="preserve">a unidade </w:t>
      </w:r>
      <w:r w:rsidR="00880D1C" w:rsidRPr="008C6EBD">
        <w:rPr>
          <w:rFonts w:eastAsia="Times New Roman" w:cs="Times New Roman"/>
          <w:szCs w:val="24"/>
        </w:rPr>
        <w:t>original permanecerá privad</w:t>
      </w:r>
      <w:r w:rsidR="008C6EBD" w:rsidRPr="008C6EBD">
        <w:rPr>
          <w:rFonts w:eastAsia="Times New Roman" w:cs="Times New Roman"/>
          <w:szCs w:val="24"/>
        </w:rPr>
        <w:t>a</w:t>
      </w:r>
      <w:r w:rsidR="00880D1C" w:rsidRPr="008C6EBD">
        <w:rPr>
          <w:rFonts w:eastAsia="Times New Roman" w:cs="Times New Roman"/>
          <w:szCs w:val="24"/>
        </w:rPr>
        <w:t xml:space="preserve"> para o professor que </w:t>
      </w:r>
      <w:r w:rsidR="008C6EBD" w:rsidRPr="008C6EBD">
        <w:rPr>
          <w:rFonts w:eastAsia="Times New Roman" w:cs="Times New Roman"/>
          <w:szCs w:val="24"/>
        </w:rPr>
        <w:t>a</w:t>
      </w:r>
      <w:r w:rsidR="00880D1C" w:rsidRPr="008C6EBD">
        <w:rPr>
          <w:rFonts w:eastAsia="Times New Roman" w:cs="Times New Roman"/>
          <w:szCs w:val="24"/>
        </w:rPr>
        <w:t xml:space="preserve"> criou</w:t>
      </w:r>
      <w:r w:rsidR="00E630C5">
        <w:rPr>
          <w:rFonts w:eastAsia="Times New Roman" w:cs="Times New Roman"/>
          <w:szCs w:val="24"/>
        </w:rPr>
        <w:t xml:space="preserve">. </w:t>
      </w:r>
      <w:r w:rsidR="007A6BB7">
        <w:rPr>
          <w:rFonts w:eastAsia="Times New Roman" w:cs="Times New Roman"/>
          <w:szCs w:val="24"/>
        </w:rPr>
        <w:t>Após validar as fases e exercícios da unidade, esse administrado</w:t>
      </w:r>
      <w:r w:rsidR="0032629A">
        <w:rPr>
          <w:rFonts w:eastAsia="Times New Roman" w:cs="Times New Roman"/>
          <w:szCs w:val="24"/>
        </w:rPr>
        <w:t>r</w:t>
      </w:r>
      <w:r w:rsidR="007A6BB7">
        <w:rPr>
          <w:rFonts w:eastAsia="Times New Roman" w:cs="Times New Roman"/>
          <w:szCs w:val="24"/>
        </w:rPr>
        <w:t xml:space="preserve"> deve </w:t>
      </w:r>
      <w:r w:rsidR="003F0A7B">
        <w:rPr>
          <w:rFonts w:eastAsia="Times New Roman" w:cs="Times New Roman"/>
          <w:szCs w:val="24"/>
        </w:rPr>
        <w:t xml:space="preserve">ter que cadastrar </w:t>
      </w:r>
      <w:r w:rsidR="00C64DD6">
        <w:rPr>
          <w:rFonts w:eastAsia="Times New Roman" w:cs="Times New Roman"/>
          <w:szCs w:val="24"/>
        </w:rPr>
        <w:t>as dependências daquela unidade (quais outras unidades devem ser concluídas antes dessa unidade ficar disponível)</w:t>
      </w:r>
      <w:r w:rsidR="00DB2176" w:rsidRPr="008C6EBD">
        <w:rPr>
          <w:rFonts w:eastAsia="Times New Roman" w:cs="Times New Roman"/>
          <w:szCs w:val="24"/>
        </w:rPr>
        <w:t>;</w:t>
      </w:r>
    </w:p>
    <w:p w14:paraId="6F6E719B" w14:textId="2EE66C44" w:rsidR="0031435D" w:rsidRPr="00F71BD1" w:rsidRDefault="00774B2A" w:rsidP="00F71BD1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8C6EBD">
        <w:rPr>
          <w:rFonts w:eastAsia="Times New Roman" w:cs="Times New Roman"/>
          <w:b/>
          <w:bCs/>
          <w:szCs w:val="24"/>
        </w:rPr>
        <w:t>Aprovar nov</w:t>
      </w:r>
      <w:r w:rsidR="0031435D" w:rsidRPr="008C6EBD">
        <w:rPr>
          <w:rFonts w:eastAsia="Times New Roman" w:cs="Times New Roman"/>
          <w:b/>
          <w:bCs/>
          <w:szCs w:val="24"/>
        </w:rPr>
        <w:t>o</w:t>
      </w:r>
      <w:r w:rsidRPr="008C6EBD">
        <w:rPr>
          <w:rFonts w:eastAsia="Times New Roman" w:cs="Times New Roman"/>
          <w:b/>
          <w:bCs/>
          <w:szCs w:val="24"/>
        </w:rPr>
        <w:t xml:space="preserve"> ter</w:t>
      </w:r>
      <w:r w:rsidR="0031435D" w:rsidRPr="008C6EBD">
        <w:rPr>
          <w:rFonts w:eastAsia="Times New Roman" w:cs="Times New Roman"/>
          <w:b/>
          <w:bCs/>
          <w:szCs w:val="24"/>
        </w:rPr>
        <w:t xml:space="preserve">mo: </w:t>
      </w:r>
      <w:r w:rsidR="0041259F">
        <w:rPr>
          <w:rFonts w:eastAsia="Times New Roman" w:cs="Times New Roman"/>
          <w:szCs w:val="24"/>
        </w:rPr>
        <w:t xml:space="preserve">Um </w:t>
      </w:r>
      <w:r w:rsidR="003B0F7D" w:rsidRPr="008C6EBD">
        <w:rPr>
          <w:rFonts w:eastAsia="Times New Roman" w:cs="Times New Roman"/>
          <w:szCs w:val="24"/>
        </w:rPr>
        <w:t>administrador de</w:t>
      </w:r>
      <w:r w:rsidR="00DD7580" w:rsidRPr="008C6EBD">
        <w:rPr>
          <w:rFonts w:eastAsia="Times New Roman" w:cs="Times New Roman"/>
          <w:szCs w:val="24"/>
        </w:rPr>
        <w:t xml:space="preserve">ve </w:t>
      </w:r>
      <w:r w:rsidR="00C515F8" w:rsidRPr="008C6EBD">
        <w:rPr>
          <w:rFonts w:eastAsia="Times New Roman" w:cs="Times New Roman"/>
          <w:szCs w:val="24"/>
        </w:rPr>
        <w:t xml:space="preserve">poder </w:t>
      </w:r>
      <w:r w:rsidR="00482ABA" w:rsidRPr="008C6EBD">
        <w:rPr>
          <w:rFonts w:eastAsia="Times New Roman" w:cs="Times New Roman"/>
          <w:szCs w:val="24"/>
        </w:rPr>
        <w:t xml:space="preserve">confirmar se </w:t>
      </w:r>
      <w:r w:rsidR="0041259F">
        <w:rPr>
          <w:rFonts w:eastAsia="Times New Roman" w:cs="Times New Roman"/>
          <w:szCs w:val="24"/>
        </w:rPr>
        <w:t xml:space="preserve">um </w:t>
      </w:r>
      <w:r w:rsidR="00482ABA" w:rsidRPr="008C6EBD">
        <w:rPr>
          <w:rFonts w:eastAsia="Times New Roman" w:cs="Times New Roman"/>
          <w:szCs w:val="24"/>
        </w:rPr>
        <w:t xml:space="preserve">termo </w:t>
      </w:r>
      <w:r w:rsidR="00696E84">
        <w:rPr>
          <w:rFonts w:eastAsia="Times New Roman" w:cs="Times New Roman"/>
          <w:szCs w:val="24"/>
        </w:rPr>
        <w:t xml:space="preserve">enviado para aprovação </w:t>
      </w:r>
      <w:r w:rsidR="00482ABA" w:rsidRPr="008C6EBD">
        <w:rPr>
          <w:rFonts w:eastAsia="Times New Roman" w:cs="Times New Roman"/>
          <w:szCs w:val="24"/>
        </w:rPr>
        <w:t>é realmente novo</w:t>
      </w:r>
      <w:r w:rsidR="00A31625">
        <w:rPr>
          <w:rFonts w:eastAsia="Times New Roman" w:cs="Times New Roman"/>
          <w:szCs w:val="24"/>
        </w:rPr>
        <w:t xml:space="preserve"> – </w:t>
      </w:r>
      <w:r w:rsidR="00C515F8" w:rsidRPr="008C6EBD">
        <w:rPr>
          <w:rFonts w:eastAsia="Times New Roman" w:cs="Times New Roman"/>
          <w:szCs w:val="24"/>
        </w:rPr>
        <w:t>e rejeita</w:t>
      </w:r>
      <w:r w:rsidR="00D70106" w:rsidRPr="008C6EBD">
        <w:rPr>
          <w:rFonts w:eastAsia="Times New Roman" w:cs="Times New Roman"/>
          <w:szCs w:val="24"/>
        </w:rPr>
        <w:t xml:space="preserve">r caso </w:t>
      </w:r>
      <w:r w:rsidR="00A31625">
        <w:rPr>
          <w:rFonts w:eastAsia="Times New Roman" w:cs="Times New Roman"/>
          <w:szCs w:val="24"/>
        </w:rPr>
        <w:t xml:space="preserve">contrário </w:t>
      </w:r>
      <w:r w:rsidR="00D70106" w:rsidRPr="008C6EBD">
        <w:rPr>
          <w:rFonts w:eastAsia="Times New Roman" w:cs="Times New Roman"/>
          <w:szCs w:val="24"/>
        </w:rPr>
        <w:t xml:space="preserve">(exemplo: caso já exista o </w:t>
      </w:r>
      <w:r w:rsidR="00D70106" w:rsidRPr="008C6EBD">
        <w:rPr>
          <w:rFonts w:eastAsia="Times New Roman" w:cs="Times New Roman"/>
          <w:szCs w:val="24"/>
        </w:rPr>
        <w:lastRenderedPageBreak/>
        <w:t xml:space="preserve">termo </w:t>
      </w:r>
      <w:r w:rsidR="00D70106" w:rsidRPr="008C6EBD">
        <w:rPr>
          <w:rFonts w:eastAsia="Times New Roman" w:cs="Times New Roman"/>
          <w:i/>
          <w:iCs/>
          <w:szCs w:val="24"/>
        </w:rPr>
        <w:t>cachorro</w:t>
      </w:r>
      <w:r w:rsidR="00D70106" w:rsidRPr="008C6EBD">
        <w:rPr>
          <w:rFonts w:eastAsia="Times New Roman" w:cs="Times New Roman"/>
          <w:szCs w:val="24"/>
        </w:rPr>
        <w:t xml:space="preserve">, e o novo termo é </w:t>
      </w:r>
      <w:r w:rsidR="00D70106" w:rsidRPr="008C6EBD">
        <w:rPr>
          <w:rFonts w:eastAsia="Times New Roman" w:cs="Times New Roman"/>
          <w:i/>
          <w:iCs/>
          <w:szCs w:val="24"/>
        </w:rPr>
        <w:t>cão</w:t>
      </w:r>
      <w:r w:rsidR="00D70106" w:rsidRPr="008C6EBD">
        <w:rPr>
          <w:rFonts w:eastAsia="Times New Roman" w:cs="Times New Roman"/>
          <w:szCs w:val="24"/>
        </w:rPr>
        <w:t>). Caso seja um termo novo</w:t>
      </w:r>
      <w:r w:rsidR="00A949FB" w:rsidRPr="008C6EBD">
        <w:rPr>
          <w:rFonts w:eastAsia="Times New Roman" w:cs="Times New Roman"/>
          <w:szCs w:val="24"/>
        </w:rPr>
        <w:t xml:space="preserve">, o administrador deve </w:t>
      </w:r>
      <w:r w:rsidR="00A815CD">
        <w:rPr>
          <w:rFonts w:eastAsia="Times New Roman" w:cs="Times New Roman"/>
          <w:szCs w:val="24"/>
        </w:rPr>
        <w:t xml:space="preserve">poder </w:t>
      </w:r>
      <w:r w:rsidR="00A949FB" w:rsidRPr="008C6EBD">
        <w:rPr>
          <w:rFonts w:eastAsia="Times New Roman" w:cs="Times New Roman"/>
          <w:szCs w:val="24"/>
        </w:rPr>
        <w:t xml:space="preserve">aprovar </w:t>
      </w:r>
      <w:r w:rsidR="00A815CD">
        <w:rPr>
          <w:rFonts w:eastAsia="Times New Roman" w:cs="Times New Roman"/>
          <w:szCs w:val="24"/>
        </w:rPr>
        <w:t>suas traduções (</w:t>
      </w:r>
      <w:r w:rsidR="00A949FB" w:rsidRPr="008C6EBD">
        <w:rPr>
          <w:rFonts w:eastAsia="Times New Roman" w:cs="Times New Roman"/>
          <w:szCs w:val="24"/>
        </w:rPr>
        <w:t>uma por vez</w:t>
      </w:r>
      <w:r w:rsidR="00A815CD">
        <w:rPr>
          <w:rFonts w:eastAsia="Times New Roman" w:cs="Times New Roman"/>
          <w:szCs w:val="24"/>
        </w:rPr>
        <w:t>) ou adicionar novas traduções</w:t>
      </w:r>
      <w:r w:rsidR="0009093D">
        <w:rPr>
          <w:rFonts w:eastAsia="Times New Roman" w:cs="Times New Roman"/>
          <w:szCs w:val="24"/>
        </w:rPr>
        <w:t xml:space="preserve"> (</w:t>
      </w:r>
      <w:r w:rsidR="00B06038" w:rsidRPr="008C6EBD">
        <w:rPr>
          <w:rFonts w:eastAsia="Times New Roman" w:cs="Times New Roman"/>
          <w:szCs w:val="24"/>
        </w:rPr>
        <w:t>que ser</w:t>
      </w:r>
      <w:r w:rsidR="0009093D">
        <w:rPr>
          <w:rFonts w:eastAsia="Times New Roman" w:cs="Times New Roman"/>
          <w:szCs w:val="24"/>
        </w:rPr>
        <w:t>ão</w:t>
      </w:r>
      <w:r w:rsidR="00B06038" w:rsidRPr="008C6EBD">
        <w:rPr>
          <w:rFonts w:eastAsia="Times New Roman" w:cs="Times New Roman"/>
          <w:szCs w:val="24"/>
        </w:rPr>
        <w:t xml:space="preserve"> automaticamente aprovada</w:t>
      </w:r>
      <w:r w:rsidR="0009093D">
        <w:rPr>
          <w:rFonts w:eastAsia="Times New Roman" w:cs="Times New Roman"/>
          <w:szCs w:val="24"/>
        </w:rPr>
        <w:t>s)</w:t>
      </w:r>
      <w:r w:rsidR="00DA3B81" w:rsidRPr="008C6EBD">
        <w:rPr>
          <w:rFonts w:eastAsia="Times New Roman" w:cs="Times New Roman"/>
          <w:szCs w:val="24"/>
        </w:rPr>
        <w:t xml:space="preserve">. Para </w:t>
      </w:r>
      <w:r w:rsidR="0009093D">
        <w:rPr>
          <w:rFonts w:eastAsia="Times New Roman" w:cs="Times New Roman"/>
          <w:szCs w:val="24"/>
        </w:rPr>
        <w:t xml:space="preserve">um </w:t>
      </w:r>
      <w:r w:rsidR="00DA3B81" w:rsidRPr="008C6EBD">
        <w:rPr>
          <w:rFonts w:eastAsia="Times New Roman" w:cs="Times New Roman"/>
          <w:szCs w:val="24"/>
        </w:rPr>
        <w:t>termo ser aprovado, deve haver ao menos uma traduç</w:t>
      </w:r>
      <w:r w:rsidR="00B1519C" w:rsidRPr="008C6EBD">
        <w:rPr>
          <w:rFonts w:eastAsia="Times New Roman" w:cs="Times New Roman"/>
          <w:szCs w:val="24"/>
        </w:rPr>
        <w:t>ão</w:t>
      </w:r>
      <w:r w:rsidR="00DA3B81" w:rsidRPr="008C6EBD">
        <w:rPr>
          <w:rFonts w:eastAsia="Times New Roman" w:cs="Times New Roman"/>
          <w:szCs w:val="24"/>
        </w:rPr>
        <w:t xml:space="preserve"> aprovada</w:t>
      </w:r>
      <w:r w:rsidR="00647CE7">
        <w:rPr>
          <w:rFonts w:eastAsia="Times New Roman" w:cs="Times New Roman"/>
          <w:szCs w:val="24"/>
        </w:rPr>
        <w:t>. Também deve ser possível que esse administrador valide a ilustração do termo criado e, se necessário, a substitua por outra</w:t>
      </w:r>
      <w:r w:rsidR="005375CE" w:rsidRPr="008C6EBD">
        <w:rPr>
          <w:rFonts w:eastAsia="Times New Roman" w:cs="Times New Roman"/>
          <w:szCs w:val="24"/>
        </w:rPr>
        <w:t>;</w:t>
      </w:r>
    </w:p>
    <w:p w14:paraId="5E49EB84" w14:textId="14CFB7B9" w:rsidR="00B37C63" w:rsidRPr="00B37C63" w:rsidRDefault="0031435D" w:rsidP="005D2BBD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Aprovar nova tradução:</w:t>
      </w:r>
      <w:r w:rsidR="32B387A4">
        <w:rPr>
          <w:rFonts w:eastAsia="Times New Roman" w:cs="Times New Roman"/>
          <w:b/>
          <w:szCs w:val="24"/>
        </w:rPr>
        <w:t xml:space="preserve"> </w:t>
      </w:r>
      <w:r w:rsidR="00B92DCF" w:rsidRPr="00DF5A9C">
        <w:rPr>
          <w:rFonts w:eastAsia="Times New Roman" w:cs="Times New Roman"/>
          <w:bCs/>
          <w:szCs w:val="24"/>
        </w:rPr>
        <w:t xml:space="preserve">Caso a representação em LIBRAS </w:t>
      </w:r>
      <w:r w:rsidR="00647CE7" w:rsidRPr="00DF5A9C">
        <w:rPr>
          <w:rFonts w:eastAsia="Times New Roman" w:cs="Times New Roman"/>
          <w:bCs/>
          <w:szCs w:val="24"/>
        </w:rPr>
        <w:t>da tradução não esteja correta ou em boa qualidade, u</w:t>
      </w:r>
      <w:r w:rsidR="00B92DCF" w:rsidRPr="00DF5A9C">
        <w:rPr>
          <w:rFonts w:eastAsia="Times New Roman" w:cs="Times New Roman"/>
          <w:bCs/>
          <w:szCs w:val="24"/>
        </w:rPr>
        <w:t>m administrador</w:t>
      </w:r>
      <w:r w:rsidR="00B92DCF">
        <w:rPr>
          <w:rFonts w:eastAsia="Times New Roman" w:cs="Times New Roman"/>
          <w:b/>
          <w:szCs w:val="24"/>
        </w:rPr>
        <w:t xml:space="preserve"> </w:t>
      </w:r>
      <w:r w:rsidR="00B92DCF">
        <w:rPr>
          <w:rFonts w:eastAsia="Times New Roman" w:cs="Times New Roman"/>
          <w:szCs w:val="24"/>
        </w:rPr>
        <w:t>d</w:t>
      </w:r>
      <w:r w:rsidR="00883B8B">
        <w:rPr>
          <w:rFonts w:eastAsia="Times New Roman" w:cs="Times New Roman"/>
          <w:szCs w:val="24"/>
        </w:rPr>
        <w:t xml:space="preserve">eve </w:t>
      </w:r>
      <w:r w:rsidR="00B92DCF">
        <w:rPr>
          <w:rFonts w:eastAsia="Times New Roman" w:cs="Times New Roman"/>
          <w:szCs w:val="24"/>
        </w:rPr>
        <w:t>poder</w:t>
      </w:r>
      <w:r w:rsidR="00876F94">
        <w:rPr>
          <w:rFonts w:eastAsia="Times New Roman" w:cs="Times New Roman"/>
          <w:szCs w:val="24"/>
        </w:rPr>
        <w:t xml:space="preserve"> substitu</w:t>
      </w:r>
      <w:r w:rsidR="00647CE7">
        <w:rPr>
          <w:rFonts w:eastAsia="Times New Roman" w:cs="Times New Roman"/>
          <w:szCs w:val="24"/>
        </w:rPr>
        <w:t>í-la</w:t>
      </w:r>
      <w:r w:rsidR="00876F94">
        <w:rPr>
          <w:rFonts w:eastAsia="Times New Roman" w:cs="Times New Roman"/>
          <w:szCs w:val="24"/>
        </w:rPr>
        <w:t xml:space="preserve"> </w:t>
      </w:r>
      <w:r w:rsidR="00647CE7">
        <w:rPr>
          <w:rFonts w:eastAsia="Times New Roman" w:cs="Times New Roman"/>
          <w:szCs w:val="24"/>
        </w:rPr>
        <w:t>antes de aprovar a tradução</w:t>
      </w:r>
      <w:r w:rsidR="00715C85">
        <w:rPr>
          <w:rFonts w:eastAsia="Times New Roman" w:cs="Times New Roman"/>
          <w:szCs w:val="24"/>
        </w:rPr>
        <w:t>;</w:t>
      </w:r>
    </w:p>
    <w:p w14:paraId="14225FBF" w14:textId="34AFF684" w:rsidR="00B37C63" w:rsidRDefault="007C11E1" w:rsidP="380BB618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647CE7">
        <w:rPr>
          <w:rFonts w:eastAsia="Times New Roman" w:cs="Times New Roman"/>
          <w:b/>
          <w:bCs/>
          <w:szCs w:val="24"/>
        </w:rPr>
        <w:t xml:space="preserve">Acessar a </w:t>
      </w:r>
      <w:r w:rsidR="00B37C63" w:rsidRPr="00647CE7">
        <w:rPr>
          <w:rFonts w:eastAsia="Times New Roman" w:cs="Times New Roman"/>
          <w:b/>
          <w:szCs w:val="24"/>
        </w:rPr>
        <w:t>Central de Notificações:</w:t>
      </w:r>
      <w:r w:rsidR="00B37C63">
        <w:rPr>
          <w:rFonts w:eastAsia="Times New Roman" w:cs="Times New Roman"/>
          <w:szCs w:val="24"/>
        </w:rPr>
        <w:t xml:space="preserve"> </w:t>
      </w:r>
      <w:r w:rsidR="00C37BCD">
        <w:rPr>
          <w:rFonts w:eastAsia="Times New Roman" w:cs="Times New Roman"/>
          <w:szCs w:val="24"/>
        </w:rPr>
        <w:t xml:space="preserve">Um </w:t>
      </w:r>
      <w:r w:rsidR="00B37C63">
        <w:rPr>
          <w:rFonts w:eastAsia="Times New Roman" w:cs="Times New Roman"/>
          <w:szCs w:val="24"/>
        </w:rPr>
        <w:t>professor deve poder acessar a Central de Notificações do sistema</w:t>
      </w:r>
      <w:r w:rsidR="00EE4360">
        <w:rPr>
          <w:rFonts w:eastAsia="Times New Roman" w:cs="Times New Roman"/>
          <w:szCs w:val="24"/>
        </w:rPr>
        <w:t>, em que</w:t>
      </w:r>
      <w:r w:rsidR="00B37C63">
        <w:rPr>
          <w:rFonts w:eastAsia="Times New Roman" w:cs="Times New Roman"/>
          <w:szCs w:val="24"/>
        </w:rPr>
        <w:t xml:space="preserve"> devem aparecer as notificações que ainda não foram visualizadas</w:t>
      </w:r>
      <w:r w:rsidR="00EE4360">
        <w:rPr>
          <w:rFonts w:eastAsia="Times New Roman" w:cs="Times New Roman"/>
          <w:szCs w:val="24"/>
        </w:rPr>
        <w:t xml:space="preserve"> por ele</w:t>
      </w:r>
      <w:r w:rsidR="00B37C63">
        <w:rPr>
          <w:rFonts w:eastAsia="Times New Roman" w:cs="Times New Roman"/>
          <w:szCs w:val="24"/>
        </w:rPr>
        <w:t xml:space="preserve">. </w:t>
      </w:r>
      <w:r w:rsidR="0013710B">
        <w:rPr>
          <w:rFonts w:eastAsia="Times New Roman" w:cs="Times New Roman"/>
          <w:szCs w:val="24"/>
        </w:rPr>
        <w:t xml:space="preserve">Esse </w:t>
      </w:r>
      <w:r w:rsidR="00B37C63">
        <w:rPr>
          <w:rFonts w:eastAsia="Times New Roman" w:cs="Times New Roman"/>
          <w:szCs w:val="24"/>
        </w:rPr>
        <w:t>professor deve poder marcar notificações como “Lida</w:t>
      </w:r>
      <w:r w:rsidR="0013710B">
        <w:rPr>
          <w:rFonts w:eastAsia="Times New Roman" w:cs="Times New Roman"/>
          <w:szCs w:val="24"/>
        </w:rPr>
        <w:t>s</w:t>
      </w:r>
      <w:r w:rsidR="00B37C63">
        <w:rPr>
          <w:rFonts w:eastAsia="Times New Roman" w:cs="Times New Roman"/>
          <w:szCs w:val="24"/>
        </w:rPr>
        <w:t xml:space="preserve">”, </w:t>
      </w:r>
      <w:r w:rsidR="0013710B">
        <w:rPr>
          <w:rFonts w:eastAsia="Times New Roman" w:cs="Times New Roman"/>
          <w:szCs w:val="24"/>
        </w:rPr>
        <w:t xml:space="preserve">para que </w:t>
      </w:r>
      <w:r w:rsidR="00B37C63">
        <w:rPr>
          <w:rFonts w:eastAsia="Times New Roman" w:cs="Times New Roman"/>
          <w:szCs w:val="24"/>
        </w:rPr>
        <w:t>não apare</w:t>
      </w:r>
      <w:r>
        <w:rPr>
          <w:rFonts w:eastAsia="Times New Roman" w:cs="Times New Roman"/>
          <w:szCs w:val="24"/>
        </w:rPr>
        <w:t>ç</w:t>
      </w:r>
      <w:r w:rsidR="0013710B">
        <w:rPr>
          <w:rFonts w:eastAsia="Times New Roman" w:cs="Times New Roman"/>
          <w:szCs w:val="24"/>
        </w:rPr>
        <w:t>am</w:t>
      </w:r>
      <w:r w:rsidR="00B37C63">
        <w:rPr>
          <w:rFonts w:eastAsia="Times New Roman" w:cs="Times New Roman"/>
          <w:szCs w:val="24"/>
        </w:rPr>
        <w:t xml:space="preserve"> novamente</w:t>
      </w:r>
      <w:r w:rsidR="00E62A87">
        <w:rPr>
          <w:rFonts w:eastAsia="Times New Roman" w:cs="Times New Roman"/>
          <w:szCs w:val="24"/>
        </w:rPr>
        <w:t>;</w:t>
      </w:r>
    </w:p>
    <w:p w14:paraId="519D990B" w14:textId="0E00D62B" w:rsidR="005C513F" w:rsidRDefault="005C513F" w:rsidP="00074754">
      <w:pPr>
        <w:spacing w:line="360" w:lineRule="auto"/>
        <w:ind w:firstLine="708"/>
        <w:jc w:val="both"/>
        <w:rPr>
          <w:rFonts w:eastAsia="Times New Roman" w:cs="Times New Roman"/>
          <w:szCs w:val="24"/>
        </w:rPr>
      </w:pPr>
    </w:p>
    <w:p w14:paraId="2F270EBA" w14:textId="50D3C4CD" w:rsidR="00074754" w:rsidRDefault="005C513F" w:rsidP="00074754">
      <w:pPr>
        <w:spacing w:line="360" w:lineRule="auto"/>
        <w:ind w:firstLine="708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Os </w:t>
      </w:r>
      <w:r w:rsidR="00074754">
        <w:rPr>
          <w:rFonts w:eastAsia="Times New Roman" w:cs="Times New Roman"/>
          <w:szCs w:val="24"/>
        </w:rPr>
        <w:t>R</w:t>
      </w:r>
      <w:r w:rsidR="00074754" w:rsidRPr="380BB618">
        <w:rPr>
          <w:rFonts w:eastAsia="Times New Roman" w:cs="Times New Roman"/>
          <w:szCs w:val="24"/>
        </w:rPr>
        <w:t xml:space="preserve">equisitos </w:t>
      </w:r>
      <w:r w:rsidR="00074754">
        <w:rPr>
          <w:rFonts w:eastAsia="Times New Roman" w:cs="Times New Roman"/>
          <w:szCs w:val="24"/>
        </w:rPr>
        <w:t>F</w:t>
      </w:r>
      <w:r w:rsidR="00074754" w:rsidRPr="380BB618">
        <w:rPr>
          <w:rFonts w:eastAsia="Times New Roman" w:cs="Times New Roman"/>
          <w:szCs w:val="24"/>
        </w:rPr>
        <w:t xml:space="preserve">uncionais </w:t>
      </w:r>
      <w:r w:rsidR="006B5B96">
        <w:rPr>
          <w:rFonts w:eastAsia="Times New Roman" w:cs="Times New Roman"/>
          <w:szCs w:val="24"/>
        </w:rPr>
        <w:t xml:space="preserve">para a </w:t>
      </w:r>
      <w:r w:rsidR="00074754" w:rsidRPr="380BB618">
        <w:rPr>
          <w:rFonts w:eastAsia="Times New Roman" w:cs="Times New Roman"/>
          <w:szCs w:val="24"/>
        </w:rPr>
        <w:t>nova versão do jogo Hora Da Libras</w:t>
      </w:r>
      <w:r w:rsidR="006B5B96">
        <w:rPr>
          <w:rFonts w:eastAsia="Times New Roman" w:cs="Times New Roman"/>
          <w:szCs w:val="24"/>
        </w:rPr>
        <w:t xml:space="preserve"> são</w:t>
      </w:r>
      <w:r w:rsidR="00074754" w:rsidRPr="380BB618">
        <w:rPr>
          <w:rFonts w:eastAsia="Times New Roman" w:cs="Times New Roman"/>
          <w:szCs w:val="24"/>
        </w:rPr>
        <w:t>:</w:t>
      </w:r>
    </w:p>
    <w:p w14:paraId="086CC825" w14:textId="606A420A" w:rsidR="00074754" w:rsidRDefault="00495C7B" w:rsidP="00074754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647CE7">
        <w:rPr>
          <w:rFonts w:eastAsia="Times New Roman" w:cs="Times New Roman"/>
          <w:b/>
          <w:bCs/>
          <w:szCs w:val="24"/>
        </w:rPr>
        <w:t xml:space="preserve">Autenticar utilizando </w:t>
      </w:r>
      <w:r w:rsidR="00A1130E" w:rsidRPr="00647CE7">
        <w:rPr>
          <w:rFonts w:eastAsia="Times New Roman" w:cs="Times New Roman"/>
          <w:b/>
          <w:bCs/>
          <w:szCs w:val="24"/>
        </w:rPr>
        <w:t>nome de usuário</w:t>
      </w:r>
      <w:r w:rsidRPr="00647CE7">
        <w:rPr>
          <w:rFonts w:eastAsia="Times New Roman" w:cs="Times New Roman"/>
          <w:b/>
          <w:bCs/>
          <w:szCs w:val="24"/>
        </w:rPr>
        <w:t xml:space="preserve"> e senha</w:t>
      </w:r>
      <w:r w:rsidR="00074754" w:rsidRPr="380BB618">
        <w:rPr>
          <w:rFonts w:eastAsia="Times New Roman" w:cs="Times New Roman"/>
          <w:szCs w:val="24"/>
        </w:rPr>
        <w:t xml:space="preserve">: </w:t>
      </w:r>
      <w:r w:rsidR="00DF04CB">
        <w:rPr>
          <w:rFonts w:eastAsia="Times New Roman" w:cs="Times New Roman"/>
          <w:szCs w:val="24"/>
        </w:rPr>
        <w:t xml:space="preserve">Um </w:t>
      </w:r>
      <w:r w:rsidR="00074754" w:rsidRPr="380BB618">
        <w:rPr>
          <w:rFonts w:eastAsia="Times New Roman" w:cs="Times New Roman"/>
          <w:szCs w:val="24"/>
        </w:rPr>
        <w:t xml:space="preserve">jogador deve poder entrar no </w:t>
      </w:r>
      <w:r w:rsidR="00DF04CB">
        <w:rPr>
          <w:rFonts w:eastAsia="Times New Roman" w:cs="Times New Roman"/>
          <w:szCs w:val="24"/>
        </w:rPr>
        <w:t xml:space="preserve">aplicativo </w:t>
      </w:r>
      <w:r w:rsidR="00074754" w:rsidRPr="380BB618">
        <w:rPr>
          <w:rFonts w:eastAsia="Times New Roman" w:cs="Times New Roman"/>
          <w:szCs w:val="24"/>
        </w:rPr>
        <w:t>utilizando</w:t>
      </w:r>
      <w:r w:rsidR="00437262">
        <w:rPr>
          <w:rFonts w:eastAsia="Times New Roman" w:cs="Times New Roman"/>
          <w:szCs w:val="24"/>
        </w:rPr>
        <w:t xml:space="preserve"> nome de usuário e senha como credenciais</w:t>
      </w:r>
      <w:r w:rsidR="00074754" w:rsidRPr="380BB618">
        <w:rPr>
          <w:rFonts w:eastAsia="Times New Roman" w:cs="Times New Roman"/>
          <w:szCs w:val="24"/>
        </w:rPr>
        <w:t>;</w:t>
      </w:r>
    </w:p>
    <w:p w14:paraId="5046ED5C" w14:textId="71875E4A" w:rsidR="00074754" w:rsidRDefault="00D05AA7" w:rsidP="00074754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647CE7">
        <w:rPr>
          <w:rFonts w:eastAsia="Times New Roman" w:cs="Times New Roman"/>
          <w:b/>
          <w:bCs/>
          <w:szCs w:val="24"/>
        </w:rPr>
        <w:t xml:space="preserve">Selecionar </w:t>
      </w:r>
      <w:r w:rsidR="00607547">
        <w:rPr>
          <w:rFonts w:eastAsia="Times New Roman" w:cs="Times New Roman"/>
          <w:b/>
          <w:bCs/>
          <w:szCs w:val="24"/>
        </w:rPr>
        <w:t>R</w:t>
      </w:r>
      <w:r w:rsidRPr="00647CE7">
        <w:rPr>
          <w:rFonts w:eastAsia="Times New Roman" w:cs="Times New Roman"/>
          <w:b/>
          <w:bCs/>
          <w:szCs w:val="24"/>
        </w:rPr>
        <w:t>egião</w:t>
      </w:r>
      <w:r w:rsidR="00074754" w:rsidRPr="00647CE7">
        <w:rPr>
          <w:rFonts w:eastAsia="Times New Roman" w:cs="Times New Roman"/>
          <w:b/>
          <w:bCs/>
          <w:szCs w:val="24"/>
        </w:rPr>
        <w:t>:</w:t>
      </w:r>
      <w:r w:rsidR="00074754" w:rsidRPr="380BB618" w:rsidDel="00FB4302">
        <w:rPr>
          <w:rFonts w:eastAsia="Times New Roman" w:cs="Times New Roman"/>
          <w:szCs w:val="24"/>
        </w:rPr>
        <w:t xml:space="preserve"> </w:t>
      </w:r>
      <w:r w:rsidR="00FB4302">
        <w:rPr>
          <w:rFonts w:eastAsia="Times New Roman" w:cs="Times New Roman"/>
          <w:szCs w:val="24"/>
        </w:rPr>
        <w:t>Um</w:t>
      </w:r>
      <w:r w:rsidR="00AA5B69">
        <w:rPr>
          <w:rFonts w:eastAsia="Times New Roman" w:cs="Times New Roman"/>
          <w:szCs w:val="24"/>
        </w:rPr>
        <w:t xml:space="preserve"> </w:t>
      </w:r>
      <w:r w:rsidR="00074754" w:rsidRPr="380BB618">
        <w:rPr>
          <w:rFonts w:eastAsia="Times New Roman" w:cs="Times New Roman"/>
          <w:szCs w:val="24"/>
        </w:rPr>
        <w:t xml:space="preserve">jogador deve poder selecionar a região que ele quer estudar (algum </w:t>
      </w:r>
      <w:r w:rsidR="00C54F2E">
        <w:rPr>
          <w:rFonts w:eastAsia="Times New Roman" w:cs="Times New Roman"/>
          <w:szCs w:val="24"/>
        </w:rPr>
        <w:t>E</w:t>
      </w:r>
      <w:r w:rsidR="00074754" w:rsidRPr="380BB618">
        <w:rPr>
          <w:rFonts w:eastAsia="Times New Roman" w:cs="Times New Roman"/>
          <w:szCs w:val="24"/>
        </w:rPr>
        <w:t>stado do Brasil, ou o país todo</w:t>
      </w:r>
      <w:r w:rsidR="00C54F2E">
        <w:rPr>
          <w:rFonts w:eastAsia="Times New Roman" w:cs="Times New Roman"/>
          <w:szCs w:val="24"/>
        </w:rPr>
        <w:t>, por exemplo</w:t>
      </w:r>
      <w:r w:rsidR="00074754" w:rsidRPr="380BB618">
        <w:rPr>
          <w:rFonts w:eastAsia="Times New Roman" w:cs="Times New Roman"/>
          <w:szCs w:val="24"/>
        </w:rPr>
        <w:t xml:space="preserve">). A partir daí, sempre que algum exercício utilizar algum </w:t>
      </w:r>
      <w:r w:rsidR="00FA5B4B">
        <w:rPr>
          <w:rFonts w:eastAsia="Times New Roman" w:cs="Times New Roman"/>
          <w:szCs w:val="24"/>
        </w:rPr>
        <w:t>termo</w:t>
      </w:r>
      <w:r w:rsidR="00074754" w:rsidRPr="380BB618">
        <w:rPr>
          <w:rFonts w:eastAsia="Times New Roman" w:cs="Times New Roman"/>
          <w:szCs w:val="24"/>
        </w:rPr>
        <w:t xml:space="preserve"> que tenha diferentes traduções, o jogo deve selecionar a </w:t>
      </w:r>
      <w:r w:rsidR="00FA5B4B">
        <w:rPr>
          <w:rFonts w:eastAsia="Times New Roman" w:cs="Times New Roman"/>
          <w:szCs w:val="24"/>
        </w:rPr>
        <w:t xml:space="preserve">representação </w:t>
      </w:r>
      <w:r w:rsidR="00FA5B4B" w:rsidRPr="380BB618">
        <w:rPr>
          <w:rFonts w:eastAsia="Times New Roman" w:cs="Times New Roman"/>
          <w:szCs w:val="24"/>
        </w:rPr>
        <w:t xml:space="preserve">em LIBRAS </w:t>
      </w:r>
      <w:r w:rsidR="00074754" w:rsidRPr="380BB618">
        <w:rPr>
          <w:rFonts w:eastAsia="Times New Roman" w:cs="Times New Roman"/>
          <w:szCs w:val="24"/>
        </w:rPr>
        <w:t>correta</w:t>
      </w:r>
      <w:r w:rsidR="004B4D32">
        <w:rPr>
          <w:rFonts w:eastAsia="Times New Roman" w:cs="Times New Roman"/>
          <w:szCs w:val="24"/>
        </w:rPr>
        <w:t>,</w:t>
      </w:r>
      <w:r w:rsidR="00074754" w:rsidRPr="380BB618">
        <w:rPr>
          <w:rFonts w:eastAsia="Times New Roman" w:cs="Times New Roman"/>
          <w:szCs w:val="24"/>
        </w:rPr>
        <w:t xml:space="preserve"> de acordo com a região escolhida;</w:t>
      </w:r>
    </w:p>
    <w:p w14:paraId="7F166ED1" w14:textId="25FB7C20" w:rsidR="00812856" w:rsidRDefault="00273549" w:rsidP="00074754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273549">
        <w:rPr>
          <w:rFonts w:eastAsia="Times New Roman" w:cs="Times New Roman"/>
          <w:b/>
          <w:bCs/>
          <w:szCs w:val="24"/>
        </w:rPr>
        <w:t>Gerenciar</w:t>
      </w:r>
      <w:r w:rsidR="002E7C1F" w:rsidRPr="00647CE7">
        <w:rPr>
          <w:rFonts w:eastAsia="Times New Roman" w:cs="Times New Roman"/>
          <w:b/>
          <w:bCs/>
          <w:szCs w:val="24"/>
        </w:rPr>
        <w:t xml:space="preserve"> turmas</w:t>
      </w:r>
      <w:r w:rsidR="00765193" w:rsidRPr="00647CE7">
        <w:rPr>
          <w:rFonts w:eastAsia="Times New Roman" w:cs="Times New Roman"/>
          <w:b/>
          <w:bCs/>
          <w:szCs w:val="24"/>
        </w:rPr>
        <w:t>:</w:t>
      </w:r>
      <w:r w:rsidR="00074754" w:rsidRPr="00074754">
        <w:rPr>
          <w:rFonts w:eastAsia="Times New Roman" w:cs="Times New Roman"/>
          <w:szCs w:val="24"/>
        </w:rPr>
        <w:t xml:space="preserve"> </w:t>
      </w:r>
      <w:r w:rsidR="00FB4302">
        <w:rPr>
          <w:rFonts w:eastAsia="Times New Roman" w:cs="Times New Roman"/>
          <w:szCs w:val="24"/>
        </w:rPr>
        <w:t>Um</w:t>
      </w:r>
      <w:r w:rsidR="00FB4302" w:rsidRPr="00074754">
        <w:rPr>
          <w:rFonts w:eastAsia="Times New Roman" w:cs="Times New Roman"/>
          <w:szCs w:val="24"/>
        </w:rPr>
        <w:t xml:space="preserve"> </w:t>
      </w:r>
      <w:r w:rsidR="00074754" w:rsidRPr="00074754">
        <w:rPr>
          <w:rFonts w:eastAsia="Times New Roman" w:cs="Times New Roman"/>
          <w:szCs w:val="24"/>
        </w:rPr>
        <w:t>jogador deve poder entrar em uma turma previamente criada através de seu código</w:t>
      </w:r>
      <w:r w:rsidR="00E62A87">
        <w:rPr>
          <w:rFonts w:eastAsia="Times New Roman" w:cs="Times New Roman"/>
          <w:szCs w:val="24"/>
        </w:rPr>
        <w:t xml:space="preserve"> ou </w:t>
      </w:r>
      <w:r w:rsidR="00E62A87">
        <w:rPr>
          <w:rFonts w:eastAsia="Times New Roman" w:cs="Times New Roman"/>
          <w:i/>
          <w:iCs/>
          <w:szCs w:val="24"/>
        </w:rPr>
        <w:t>QR Code</w:t>
      </w:r>
      <w:r w:rsidR="00074754" w:rsidRPr="00074754">
        <w:rPr>
          <w:rFonts w:eastAsia="Times New Roman" w:cs="Times New Roman"/>
          <w:szCs w:val="24"/>
        </w:rPr>
        <w:t xml:space="preserve">. </w:t>
      </w:r>
      <w:r w:rsidR="00E11235">
        <w:rPr>
          <w:rFonts w:eastAsia="Times New Roman" w:cs="Times New Roman"/>
          <w:szCs w:val="24"/>
        </w:rPr>
        <w:t>Esse jogador deve poder entrar em quantas turmas quiser</w:t>
      </w:r>
      <w:r w:rsidR="00E53ADD">
        <w:rPr>
          <w:rFonts w:eastAsia="Times New Roman" w:cs="Times New Roman"/>
          <w:szCs w:val="24"/>
        </w:rPr>
        <w:t xml:space="preserve">. </w:t>
      </w:r>
      <w:r w:rsidR="00E53ADD" w:rsidRPr="00074754">
        <w:rPr>
          <w:rFonts w:eastAsia="Times New Roman" w:cs="Times New Roman"/>
          <w:szCs w:val="24"/>
        </w:rPr>
        <w:t>Ao</w:t>
      </w:r>
      <w:r w:rsidR="007155CD">
        <w:rPr>
          <w:rFonts w:eastAsia="Times New Roman" w:cs="Times New Roman"/>
          <w:szCs w:val="24"/>
        </w:rPr>
        <w:t xml:space="preserve"> entrar em uma turma</w:t>
      </w:r>
      <w:r w:rsidR="00E53ADD" w:rsidRPr="00074754">
        <w:rPr>
          <w:rFonts w:eastAsia="Times New Roman" w:cs="Times New Roman"/>
          <w:szCs w:val="24"/>
        </w:rPr>
        <w:t>, ele deve poder cursar as unidades disponíveis para aquela turma</w:t>
      </w:r>
      <w:r w:rsidR="00E53ADD">
        <w:rPr>
          <w:rFonts w:eastAsia="Times New Roman" w:cs="Times New Roman"/>
          <w:szCs w:val="24"/>
        </w:rPr>
        <w:t>.</w:t>
      </w:r>
      <w:r w:rsidR="007155CD">
        <w:rPr>
          <w:rFonts w:eastAsia="Times New Roman" w:cs="Times New Roman"/>
          <w:szCs w:val="24"/>
        </w:rPr>
        <w:t xml:space="preserve"> Esse jogador também deve ter a opção de sair de uma turma</w:t>
      </w:r>
      <w:r w:rsidR="00E62A87">
        <w:rPr>
          <w:rFonts w:eastAsia="Times New Roman" w:cs="Times New Roman"/>
          <w:szCs w:val="24"/>
        </w:rPr>
        <w:t>;</w:t>
      </w:r>
    </w:p>
    <w:p w14:paraId="73BC200C" w14:textId="45258719" w:rsidR="00812856" w:rsidRPr="00E74D14" w:rsidRDefault="00B07E77" w:rsidP="00910041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Times New Roman" w:cs="Times New Roman"/>
          <w:szCs w:val="24"/>
        </w:rPr>
      </w:pPr>
      <w:r w:rsidRPr="005637CB">
        <w:rPr>
          <w:rFonts w:eastAsia="Times New Roman" w:cs="Times New Roman"/>
          <w:b/>
          <w:bCs/>
          <w:szCs w:val="24"/>
        </w:rPr>
        <w:t xml:space="preserve">Navegar </w:t>
      </w:r>
      <w:r w:rsidR="00145B5D" w:rsidRPr="005637CB">
        <w:rPr>
          <w:rFonts w:eastAsia="Times New Roman" w:cs="Times New Roman"/>
          <w:b/>
          <w:bCs/>
          <w:szCs w:val="24"/>
        </w:rPr>
        <w:t>entre as</w:t>
      </w:r>
      <w:r w:rsidR="00E62A87" w:rsidRPr="005637CB">
        <w:rPr>
          <w:rFonts w:eastAsia="Times New Roman" w:cs="Times New Roman"/>
          <w:b/>
          <w:szCs w:val="24"/>
        </w:rPr>
        <w:t xml:space="preserve"> unidades:</w:t>
      </w:r>
      <w:r w:rsidR="00E62A87">
        <w:rPr>
          <w:rFonts w:eastAsia="Times New Roman" w:cs="Times New Roman"/>
          <w:szCs w:val="24"/>
        </w:rPr>
        <w:t xml:space="preserve"> Atualmente as unidades são linearmente ordenadas, ou seja, </w:t>
      </w:r>
      <w:r w:rsidR="00A84C16">
        <w:rPr>
          <w:rFonts w:eastAsia="Times New Roman" w:cs="Times New Roman"/>
          <w:szCs w:val="24"/>
        </w:rPr>
        <w:t xml:space="preserve">existe apenas uma ordem para percorrer entre as unidades da trilha de aprendizado do aplicativo. </w:t>
      </w:r>
      <w:r w:rsidR="00DA28DD">
        <w:rPr>
          <w:rFonts w:eastAsia="Times New Roman" w:cs="Times New Roman"/>
          <w:szCs w:val="24"/>
        </w:rPr>
        <w:t xml:space="preserve">Um </w:t>
      </w:r>
      <w:r w:rsidR="00145B5D">
        <w:rPr>
          <w:rFonts w:eastAsia="Times New Roman" w:cs="Times New Roman"/>
          <w:szCs w:val="24"/>
        </w:rPr>
        <w:t xml:space="preserve">jogador </w:t>
      </w:r>
      <w:r w:rsidR="003912B3">
        <w:rPr>
          <w:rFonts w:eastAsia="Times New Roman" w:cs="Times New Roman"/>
          <w:szCs w:val="24"/>
        </w:rPr>
        <w:t>deve poder escolher a ordem pela qual ele deseja realizar as unidades</w:t>
      </w:r>
      <w:r w:rsidR="00665CD5">
        <w:rPr>
          <w:rFonts w:eastAsia="Times New Roman" w:cs="Times New Roman"/>
          <w:szCs w:val="24"/>
        </w:rPr>
        <w:t>. A</w:t>
      </w:r>
      <w:r w:rsidR="004C4321">
        <w:rPr>
          <w:rFonts w:eastAsia="Times New Roman" w:cs="Times New Roman"/>
          <w:szCs w:val="24"/>
        </w:rPr>
        <w:t>o completar uma unidad</w:t>
      </w:r>
      <w:r w:rsidR="00B257AC">
        <w:rPr>
          <w:rFonts w:eastAsia="Times New Roman" w:cs="Times New Roman"/>
          <w:szCs w:val="24"/>
        </w:rPr>
        <w:t xml:space="preserve">e, todas as unidades que dependiam </w:t>
      </w:r>
      <w:r w:rsidR="00C25290">
        <w:rPr>
          <w:rFonts w:eastAsia="Times New Roman" w:cs="Times New Roman"/>
          <w:szCs w:val="24"/>
        </w:rPr>
        <w:t>dessa unidade devem ser liberadas para que o jo</w:t>
      </w:r>
      <w:r w:rsidR="00FE42D3">
        <w:rPr>
          <w:rFonts w:eastAsia="Times New Roman" w:cs="Times New Roman"/>
          <w:szCs w:val="24"/>
        </w:rPr>
        <w:t xml:space="preserve">gador possa escolher qual ele deseja </w:t>
      </w:r>
      <w:r w:rsidR="00805AD5">
        <w:rPr>
          <w:rFonts w:eastAsia="Times New Roman" w:cs="Times New Roman"/>
          <w:szCs w:val="24"/>
        </w:rPr>
        <w:t>cursar</w:t>
      </w:r>
      <w:r w:rsidR="00FE42D3">
        <w:rPr>
          <w:rFonts w:eastAsia="Times New Roman" w:cs="Times New Roman"/>
          <w:szCs w:val="24"/>
        </w:rPr>
        <w:t>.</w:t>
      </w:r>
    </w:p>
    <w:p w14:paraId="051A9137" w14:textId="77777777" w:rsidR="00923EA5" w:rsidRDefault="00923EA5">
      <w:pPr>
        <w:rPr>
          <w:rFonts w:eastAsiaTheme="majorEastAsia" w:cstheme="majorBidi"/>
          <w:b/>
          <w:sz w:val="26"/>
          <w:szCs w:val="24"/>
        </w:rPr>
      </w:pPr>
      <w:r>
        <w:br w:type="page"/>
      </w:r>
    </w:p>
    <w:p w14:paraId="39EB1855" w14:textId="46DF71B9" w:rsidR="00837D7F" w:rsidRDefault="00837D7F" w:rsidP="002A41BB">
      <w:pPr>
        <w:pStyle w:val="Heading3"/>
      </w:pPr>
      <w:bookmarkStart w:id="99" w:name="_Toc183801348"/>
      <w:r>
        <w:lastRenderedPageBreak/>
        <w:t>Requisitos Não-Funcionais</w:t>
      </w:r>
      <w:bookmarkEnd w:id="99"/>
    </w:p>
    <w:p w14:paraId="39B64108" w14:textId="77777777" w:rsidR="00DA340F" w:rsidRPr="00DA340F" w:rsidRDefault="00DA340F" w:rsidP="00F165C7"/>
    <w:p w14:paraId="18F27589" w14:textId="32114DE3" w:rsidR="00346C72" w:rsidRPr="00346C72" w:rsidRDefault="00EA2D4C" w:rsidP="00C627AA">
      <w:pPr>
        <w:spacing w:line="360" w:lineRule="auto"/>
        <w:ind w:firstLine="705"/>
        <w:jc w:val="both"/>
        <w:rPr>
          <w:rFonts w:cs="Times New Roman"/>
          <w:szCs w:val="24"/>
        </w:rPr>
      </w:pPr>
      <w:r w:rsidRPr="00EA2D4C">
        <w:rPr>
          <w:rFonts w:cs="Times New Roman"/>
          <w:szCs w:val="24"/>
        </w:rPr>
        <w:t xml:space="preserve">Requisitos </w:t>
      </w:r>
      <w:r w:rsidR="00E61660">
        <w:rPr>
          <w:rFonts w:cs="Times New Roman"/>
          <w:szCs w:val="24"/>
        </w:rPr>
        <w:t>N</w:t>
      </w:r>
      <w:r w:rsidRPr="00EA2D4C">
        <w:rPr>
          <w:rFonts w:cs="Times New Roman"/>
          <w:szCs w:val="24"/>
        </w:rPr>
        <w:t>ão</w:t>
      </w:r>
      <w:r w:rsidR="00E61660">
        <w:rPr>
          <w:rFonts w:cs="Times New Roman"/>
          <w:szCs w:val="24"/>
        </w:rPr>
        <w:t>-F</w:t>
      </w:r>
      <w:r w:rsidRPr="00EA2D4C">
        <w:rPr>
          <w:rFonts w:cs="Times New Roman"/>
          <w:szCs w:val="24"/>
        </w:rPr>
        <w:t xml:space="preserve">uncionais são limitações que definem padrões de qualidade, desempenho e </w:t>
      </w:r>
      <w:r w:rsidR="00E61660">
        <w:rPr>
          <w:rFonts w:cs="Times New Roman"/>
          <w:szCs w:val="24"/>
        </w:rPr>
        <w:t>segurança</w:t>
      </w:r>
      <w:r w:rsidRPr="00EA2D4C">
        <w:rPr>
          <w:rFonts w:cs="Times New Roman"/>
          <w:szCs w:val="24"/>
        </w:rPr>
        <w:t>, impactando o funcionamento global do sistema além das funcionalidades específicas</w:t>
      </w:r>
      <w:r w:rsidR="001B2A61">
        <w:rPr>
          <w:rFonts w:cs="Times New Roman"/>
          <w:szCs w:val="24"/>
        </w:rPr>
        <w:t xml:space="preserve"> </w:t>
      </w:r>
      <w:sdt>
        <w:sdtPr>
          <w:rPr>
            <w:rFonts w:cs="Times New Roman"/>
            <w:szCs w:val="24"/>
          </w:rPr>
          <w:id w:val="-1603879617"/>
          <w:citation/>
        </w:sdtPr>
        <w:sdtContent>
          <w:r w:rsidR="001B2A61">
            <w:rPr>
              <w:rFonts w:cs="Times New Roman"/>
              <w:szCs w:val="24"/>
            </w:rPr>
            <w:fldChar w:fldCharType="begin"/>
          </w:r>
          <w:r w:rsidR="001B2A61" w:rsidRPr="00BD4D9F">
            <w:rPr>
              <w:rFonts w:cs="Times New Roman"/>
              <w:szCs w:val="24"/>
            </w:rPr>
            <w:instrText xml:space="preserve"> CITATION Som11 \l 1033 </w:instrText>
          </w:r>
          <w:r w:rsidR="001B2A61">
            <w:rPr>
              <w:rFonts w:cs="Times New Roman"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>(Sommerville, 2011)</w:t>
          </w:r>
          <w:r w:rsidR="001B2A61">
            <w:rPr>
              <w:rFonts w:cs="Times New Roman"/>
              <w:szCs w:val="24"/>
            </w:rPr>
            <w:fldChar w:fldCharType="end"/>
          </w:r>
        </w:sdtContent>
      </w:sdt>
      <w:r w:rsidR="005B69A9" w:rsidRPr="005B69A9">
        <w:rPr>
          <w:rFonts w:cs="Times New Roman"/>
          <w:szCs w:val="24"/>
        </w:rPr>
        <w:t>.</w:t>
      </w:r>
      <w:r w:rsidR="00E61660">
        <w:rPr>
          <w:rFonts w:cs="Times New Roman"/>
          <w:szCs w:val="24"/>
        </w:rPr>
        <w:t xml:space="preserve"> </w:t>
      </w:r>
      <w:r w:rsidR="00346C72" w:rsidRPr="00346C72">
        <w:rPr>
          <w:rFonts w:cs="Times New Roman"/>
          <w:szCs w:val="24"/>
        </w:rPr>
        <w:t xml:space="preserve">Os </w:t>
      </w:r>
      <w:r w:rsidR="005B4878">
        <w:rPr>
          <w:rFonts w:cs="Times New Roman"/>
          <w:szCs w:val="24"/>
        </w:rPr>
        <w:t>Requisitos Não-Funcionais</w:t>
      </w:r>
      <w:commentRangeStart w:id="100"/>
      <w:commentRangeEnd w:id="100"/>
      <w:r w:rsidR="00435210">
        <w:rPr>
          <w:rStyle w:val="CommentReference"/>
          <w:rFonts w:eastAsia="Arial" w:cs="Arial"/>
          <w:lang w:eastAsia="pt-BR"/>
        </w:rPr>
        <w:commentReference w:id="100"/>
      </w:r>
      <w:r w:rsidR="005B4878" w:rsidRPr="00346C72">
        <w:rPr>
          <w:rFonts w:cs="Times New Roman"/>
          <w:szCs w:val="24"/>
        </w:rPr>
        <w:t xml:space="preserve"> </w:t>
      </w:r>
      <w:commentRangeStart w:id="101"/>
      <w:r w:rsidR="00346C72" w:rsidRPr="00346C72">
        <w:rPr>
          <w:rFonts w:cs="Times New Roman"/>
          <w:szCs w:val="24"/>
        </w:rPr>
        <w:t xml:space="preserve">a seguir </w:t>
      </w:r>
      <w:r w:rsidR="00D315BF">
        <w:rPr>
          <w:rFonts w:cs="Times New Roman"/>
          <w:szCs w:val="24"/>
        </w:rPr>
        <w:t>visam promover</w:t>
      </w:r>
      <w:r w:rsidR="00346C72" w:rsidRPr="00346C72">
        <w:rPr>
          <w:rFonts w:cs="Times New Roman"/>
          <w:szCs w:val="24"/>
        </w:rPr>
        <w:t xml:space="preserve"> a qualidade, segurança e usabilidade</w:t>
      </w:r>
      <w:commentRangeEnd w:id="101"/>
      <w:r w:rsidR="00693FD8">
        <w:rPr>
          <w:rStyle w:val="CommentReference"/>
          <w:rFonts w:eastAsia="Arial" w:cs="Arial"/>
          <w:lang w:eastAsia="pt-BR"/>
        </w:rPr>
        <w:commentReference w:id="101"/>
      </w:r>
      <w:r w:rsidR="00346C72" w:rsidRPr="00346C72">
        <w:rPr>
          <w:rFonts w:cs="Times New Roman"/>
          <w:szCs w:val="24"/>
        </w:rPr>
        <w:t xml:space="preserve"> do sistema web de gestão para educadores:</w:t>
      </w:r>
    </w:p>
    <w:p w14:paraId="3EF41F49" w14:textId="77777777" w:rsidR="00677B69" w:rsidRDefault="00346C72" w:rsidP="00C627AA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BC7808">
        <w:rPr>
          <w:rFonts w:cs="Times New Roman"/>
          <w:i/>
          <w:szCs w:val="24"/>
        </w:rPr>
        <w:t>Desempenho</w:t>
      </w:r>
      <w:r w:rsidRPr="005B4878">
        <w:rPr>
          <w:rFonts w:cs="Times New Roman"/>
          <w:szCs w:val="24"/>
        </w:rPr>
        <w:t>:</w:t>
      </w:r>
    </w:p>
    <w:p w14:paraId="2A0F152E" w14:textId="1DB5AD5F" w:rsidR="001C7FE6" w:rsidRDefault="00677B69" w:rsidP="00677B69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commentRangeStart w:id="102"/>
      <w:r>
        <w:rPr>
          <w:rFonts w:cs="Times New Roman"/>
          <w:szCs w:val="24"/>
        </w:rPr>
        <w:t>RD1</w:t>
      </w:r>
      <w:commentRangeEnd w:id="102"/>
      <w:r w:rsidR="009D6FC0">
        <w:rPr>
          <w:rStyle w:val="CommentReference"/>
          <w:rFonts w:eastAsia="Arial" w:cs="Arial"/>
          <w:lang w:eastAsia="pt-BR"/>
        </w:rPr>
        <w:commentReference w:id="102"/>
      </w:r>
      <w:r>
        <w:rPr>
          <w:rFonts w:cs="Times New Roman"/>
          <w:szCs w:val="24"/>
        </w:rPr>
        <w:t>:</w:t>
      </w:r>
      <w:r w:rsidR="00346C72" w:rsidRPr="005B4878" w:rsidDel="00677B69">
        <w:rPr>
          <w:rFonts w:cs="Times New Roman"/>
          <w:szCs w:val="24"/>
        </w:rPr>
        <w:t xml:space="preserve"> </w:t>
      </w:r>
      <w:r w:rsidR="00346C72" w:rsidRPr="005B4878">
        <w:rPr>
          <w:rFonts w:cs="Times New Roman"/>
          <w:szCs w:val="24"/>
        </w:rPr>
        <w:t xml:space="preserve">O tempo </w:t>
      </w:r>
      <w:r w:rsidR="002F6938">
        <w:rPr>
          <w:rFonts w:cs="Times New Roman"/>
          <w:szCs w:val="24"/>
        </w:rPr>
        <w:t xml:space="preserve">máximo </w:t>
      </w:r>
      <w:r w:rsidR="00346C72" w:rsidRPr="005B4878">
        <w:rPr>
          <w:rFonts w:cs="Times New Roman"/>
          <w:szCs w:val="24"/>
        </w:rPr>
        <w:t xml:space="preserve">de resposta </w:t>
      </w:r>
      <w:r w:rsidR="002F6938">
        <w:rPr>
          <w:rFonts w:cs="Times New Roman"/>
          <w:szCs w:val="24"/>
        </w:rPr>
        <w:t xml:space="preserve">das funcionalidades do sistema deve ser de </w:t>
      </w:r>
      <w:r w:rsidR="00346C72" w:rsidRPr="005B4878">
        <w:rPr>
          <w:rFonts w:cs="Times New Roman"/>
          <w:szCs w:val="24"/>
        </w:rPr>
        <w:t xml:space="preserve">2 segundos para </w:t>
      </w:r>
      <w:commentRangeStart w:id="103"/>
      <w:r w:rsidR="00346C72" w:rsidRPr="005B4878">
        <w:rPr>
          <w:rFonts w:cs="Times New Roman"/>
          <w:szCs w:val="24"/>
        </w:rPr>
        <w:t>operações comuns</w:t>
      </w:r>
      <w:commentRangeEnd w:id="103"/>
      <w:r w:rsidR="00DF104C">
        <w:rPr>
          <w:rStyle w:val="CommentReference"/>
          <w:rFonts w:eastAsia="Arial" w:cs="Arial"/>
          <w:lang w:eastAsia="pt-BR"/>
        </w:rPr>
        <w:commentReference w:id="103"/>
      </w:r>
      <w:r w:rsidR="003F70A2">
        <w:rPr>
          <w:rFonts w:cs="Times New Roman"/>
          <w:szCs w:val="24"/>
        </w:rPr>
        <w:t>, como</w:t>
      </w:r>
      <w:r w:rsidR="005A526D">
        <w:rPr>
          <w:rFonts w:cs="Times New Roman"/>
          <w:szCs w:val="24"/>
        </w:rPr>
        <w:t xml:space="preserve"> </w:t>
      </w:r>
      <w:r w:rsidR="005A526D" w:rsidRPr="00443DF6">
        <w:rPr>
          <w:rFonts w:cs="Times New Roman"/>
          <w:i/>
          <w:iCs/>
          <w:szCs w:val="24"/>
        </w:rPr>
        <w:t>login</w:t>
      </w:r>
      <w:r w:rsidR="005A526D">
        <w:rPr>
          <w:rFonts w:cs="Times New Roman"/>
          <w:szCs w:val="24"/>
        </w:rPr>
        <w:t xml:space="preserve">, </w:t>
      </w:r>
      <w:r w:rsidR="005A526D" w:rsidRPr="00443DF6">
        <w:rPr>
          <w:rFonts w:cs="Times New Roman"/>
          <w:i/>
          <w:iCs/>
          <w:szCs w:val="24"/>
        </w:rPr>
        <w:t>logout</w:t>
      </w:r>
      <w:r w:rsidR="005A526D">
        <w:rPr>
          <w:rFonts w:cs="Times New Roman"/>
          <w:szCs w:val="24"/>
        </w:rPr>
        <w:t xml:space="preserve"> e acesso às páginas do menu</w:t>
      </w:r>
      <w:r w:rsidR="001C7FE6">
        <w:rPr>
          <w:rFonts w:cs="Times New Roman"/>
          <w:szCs w:val="24"/>
        </w:rPr>
        <w:t>;</w:t>
      </w:r>
    </w:p>
    <w:p w14:paraId="46677188" w14:textId="67058B63" w:rsidR="00346C72" w:rsidRPr="005B4878" w:rsidRDefault="001C7FE6" w:rsidP="00764181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RD2:</w:t>
      </w:r>
      <w:r w:rsidR="00346C72" w:rsidRPr="005B487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 sistema deve </w:t>
      </w:r>
      <w:r w:rsidR="00346C72" w:rsidRPr="005B4878">
        <w:rPr>
          <w:rFonts w:cs="Times New Roman"/>
          <w:szCs w:val="24"/>
        </w:rPr>
        <w:t xml:space="preserve">suportar </w:t>
      </w:r>
      <w:r w:rsidR="00363F07">
        <w:rPr>
          <w:rFonts w:cs="Times New Roman"/>
          <w:szCs w:val="24"/>
        </w:rPr>
        <w:t xml:space="preserve">pelo menos </w:t>
      </w:r>
      <w:r w:rsidR="00346C72" w:rsidRPr="005B4878">
        <w:rPr>
          <w:rFonts w:cs="Times New Roman"/>
          <w:szCs w:val="24"/>
        </w:rPr>
        <w:t xml:space="preserve">500 acessos simultâneos </w:t>
      </w:r>
      <w:r w:rsidR="00175F5E" w:rsidRPr="005B4878">
        <w:rPr>
          <w:rFonts w:cs="Times New Roman"/>
          <w:szCs w:val="24"/>
        </w:rPr>
        <w:t xml:space="preserve">sem </w:t>
      </w:r>
      <w:r w:rsidR="00175F5E">
        <w:rPr>
          <w:rFonts w:cs="Times New Roman"/>
          <w:szCs w:val="24"/>
        </w:rPr>
        <w:t>ultrapassar</w:t>
      </w:r>
      <w:r w:rsidR="00175277">
        <w:rPr>
          <w:rFonts w:cs="Times New Roman"/>
          <w:szCs w:val="24"/>
        </w:rPr>
        <w:t xml:space="preserve"> o</w:t>
      </w:r>
      <w:r w:rsidR="00FE5063">
        <w:rPr>
          <w:rFonts w:cs="Times New Roman"/>
          <w:szCs w:val="24"/>
        </w:rPr>
        <w:t xml:space="preserve"> tempo máximo de resposta</w:t>
      </w:r>
      <w:r w:rsidR="00916E71">
        <w:rPr>
          <w:rFonts w:cs="Times New Roman"/>
          <w:szCs w:val="24"/>
        </w:rPr>
        <w:t>;</w:t>
      </w:r>
    </w:p>
    <w:p w14:paraId="741775D7" w14:textId="77777777" w:rsidR="00175277" w:rsidRDefault="00346C72" w:rsidP="00C627AA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DA786D">
        <w:rPr>
          <w:rFonts w:cs="Times New Roman"/>
          <w:i/>
          <w:szCs w:val="24"/>
        </w:rPr>
        <w:t>Segurança</w:t>
      </w:r>
      <w:r w:rsidRPr="005B4878">
        <w:rPr>
          <w:rFonts w:cs="Times New Roman"/>
          <w:szCs w:val="24"/>
        </w:rPr>
        <w:t xml:space="preserve">: </w:t>
      </w:r>
    </w:p>
    <w:p w14:paraId="26D19B9F" w14:textId="29423BFE" w:rsidR="005423BC" w:rsidRDefault="00175277" w:rsidP="00A11AEE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RS1: </w:t>
      </w:r>
      <w:r w:rsidR="00346C72" w:rsidRPr="005B4878">
        <w:rPr>
          <w:rFonts w:cs="Times New Roman"/>
          <w:szCs w:val="24"/>
        </w:rPr>
        <w:t xml:space="preserve">O sistema deve </w:t>
      </w:r>
      <w:r w:rsidR="001C47A3">
        <w:rPr>
          <w:rFonts w:cs="Times New Roman"/>
          <w:szCs w:val="24"/>
        </w:rPr>
        <w:t xml:space="preserve">permitir que professores entrem no </w:t>
      </w:r>
      <w:r w:rsidR="00F43E5F" w:rsidRPr="00F43E5F">
        <w:rPr>
          <w:rFonts w:cs="Times New Roman"/>
          <w:szCs w:val="24"/>
        </w:rPr>
        <w:t>sistema utilizando diferentes modos de autenticação, como através de login e senha, ou via conta do Google ou do Facebook;</w:t>
      </w:r>
    </w:p>
    <w:p w14:paraId="38DE010B" w14:textId="77F0B5A6" w:rsidR="001D60BD" w:rsidRDefault="00175277" w:rsidP="00175277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RS</w:t>
      </w:r>
      <w:r w:rsidR="00A11AEE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: </w:t>
      </w:r>
      <w:r w:rsidR="00346C72" w:rsidRPr="005B4878">
        <w:rPr>
          <w:rFonts w:cs="Times New Roman"/>
          <w:szCs w:val="24"/>
        </w:rPr>
        <w:t xml:space="preserve">O sistema deve utilizar autenticação via </w:t>
      </w:r>
      <w:r w:rsidR="00091429" w:rsidRPr="00091429">
        <w:rPr>
          <w:rFonts w:cs="Times New Roman"/>
          <w:i/>
          <w:iCs/>
          <w:szCs w:val="24"/>
        </w:rPr>
        <w:t>OAuth</w:t>
      </w:r>
      <w:r w:rsidR="00717DE2">
        <w:rPr>
          <w:rFonts w:cs="Times New Roman"/>
          <w:i/>
          <w:iCs/>
          <w:szCs w:val="24"/>
        </w:rPr>
        <w:t xml:space="preserve"> 2.0</w:t>
      </w:r>
      <w:sdt>
        <w:sdtPr>
          <w:rPr>
            <w:rFonts w:cs="Times New Roman"/>
            <w:i/>
            <w:iCs/>
            <w:szCs w:val="24"/>
          </w:rPr>
          <w:id w:val="1724637380"/>
          <w:citation/>
        </w:sdtPr>
        <w:sdtContent>
          <w:r w:rsidR="00A115DD">
            <w:rPr>
              <w:rFonts w:cs="Times New Roman"/>
              <w:i/>
              <w:iCs/>
              <w:szCs w:val="24"/>
            </w:rPr>
            <w:fldChar w:fldCharType="begin"/>
          </w:r>
          <w:r w:rsidR="008F7826">
            <w:rPr>
              <w:rFonts w:cs="Times New Roman"/>
              <w:szCs w:val="24"/>
            </w:rPr>
            <w:instrText xml:space="preserve">CITATION OAuth2 \l 1033 </w:instrText>
          </w:r>
          <w:r w:rsidR="00A115DD">
            <w:rPr>
              <w:rFonts w:cs="Times New Roman"/>
              <w:i/>
              <w:iCs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 xml:space="preserve"> (Hardt, 2012)</w:t>
          </w:r>
          <w:r w:rsidR="00A115DD">
            <w:rPr>
              <w:rFonts w:cs="Times New Roman"/>
              <w:i/>
              <w:iCs/>
              <w:szCs w:val="24"/>
            </w:rPr>
            <w:fldChar w:fldCharType="end"/>
          </w:r>
        </w:sdtContent>
      </w:sdt>
      <w:r w:rsidR="00A513DC">
        <w:rPr>
          <w:rFonts w:cs="Times New Roman"/>
          <w:szCs w:val="24"/>
        </w:rPr>
        <w:t xml:space="preserve"> para logins via Google e Facebook</w:t>
      </w:r>
      <w:r w:rsidR="001D60BD">
        <w:rPr>
          <w:rFonts w:cs="Times New Roman"/>
          <w:szCs w:val="24"/>
        </w:rPr>
        <w:t>;</w:t>
      </w:r>
    </w:p>
    <w:p w14:paraId="3DF29708" w14:textId="7D7B9FEA" w:rsidR="00346C72" w:rsidRPr="005B4878" w:rsidRDefault="001D60BD" w:rsidP="00120527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RS</w:t>
      </w:r>
      <w:r w:rsidR="00BE68FC">
        <w:rPr>
          <w:rFonts w:cs="Times New Roman"/>
          <w:szCs w:val="24"/>
        </w:rPr>
        <w:t>3</w:t>
      </w:r>
      <w:r>
        <w:rPr>
          <w:rFonts w:cs="Times New Roman"/>
          <w:szCs w:val="24"/>
        </w:rPr>
        <w:t>:</w:t>
      </w:r>
      <w:r w:rsidR="00346C72" w:rsidRPr="005B4878" w:rsidDel="001D60BD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 sistema deve </w:t>
      </w:r>
      <w:r w:rsidR="00346C72" w:rsidRPr="005B4878">
        <w:rPr>
          <w:rFonts w:cs="Times New Roman"/>
          <w:szCs w:val="24"/>
        </w:rPr>
        <w:t xml:space="preserve">armazenar </w:t>
      </w:r>
      <w:r w:rsidR="004302BF">
        <w:rPr>
          <w:rFonts w:cs="Times New Roman"/>
          <w:szCs w:val="24"/>
        </w:rPr>
        <w:t>a</w:t>
      </w:r>
      <w:r w:rsidR="00346C72" w:rsidRPr="005B4878">
        <w:rPr>
          <w:rFonts w:cs="Times New Roman"/>
          <w:szCs w:val="24"/>
        </w:rPr>
        <w:t xml:space="preserve">s senhas dos usuários </w:t>
      </w:r>
      <w:r w:rsidR="004246B3">
        <w:rPr>
          <w:rFonts w:cs="Times New Roman"/>
          <w:szCs w:val="24"/>
        </w:rPr>
        <w:t xml:space="preserve">utilizando </w:t>
      </w:r>
      <w:r w:rsidR="00346C72" w:rsidRPr="00091429">
        <w:rPr>
          <w:rFonts w:cs="Times New Roman"/>
          <w:i/>
          <w:iCs/>
          <w:szCs w:val="24"/>
        </w:rPr>
        <w:t>Salt &amp; Pepper</w:t>
      </w:r>
      <w:sdt>
        <w:sdtPr>
          <w:rPr>
            <w:rFonts w:cs="Times New Roman"/>
            <w:i/>
            <w:iCs/>
            <w:szCs w:val="24"/>
          </w:rPr>
          <w:id w:val="458310842"/>
          <w:citation/>
        </w:sdtPr>
        <w:sdtContent>
          <w:r w:rsidR="008F7826">
            <w:rPr>
              <w:rFonts w:cs="Times New Roman"/>
              <w:i/>
              <w:iCs/>
              <w:szCs w:val="24"/>
            </w:rPr>
            <w:fldChar w:fldCharType="begin"/>
          </w:r>
          <w:r w:rsidR="008F7826" w:rsidRPr="008F7826">
            <w:rPr>
              <w:rFonts w:cs="Times New Roman"/>
              <w:szCs w:val="24"/>
            </w:rPr>
            <w:instrText xml:space="preserve"> CITATION SaltPepper \l 1033 </w:instrText>
          </w:r>
          <w:r w:rsidR="008F7826">
            <w:rPr>
              <w:rFonts w:cs="Times New Roman"/>
              <w:i/>
              <w:iCs/>
              <w:szCs w:val="24"/>
            </w:rPr>
            <w:fldChar w:fldCharType="separate"/>
          </w:r>
          <w:r w:rsidR="00B35ED3">
            <w:rPr>
              <w:rFonts w:cs="Times New Roman"/>
              <w:noProof/>
              <w:szCs w:val="24"/>
            </w:rPr>
            <w:t xml:space="preserve"> (Lin, 2016)</w:t>
          </w:r>
          <w:r w:rsidR="008F7826">
            <w:rPr>
              <w:rFonts w:cs="Times New Roman"/>
              <w:i/>
              <w:iCs/>
              <w:szCs w:val="24"/>
            </w:rPr>
            <w:fldChar w:fldCharType="end"/>
          </w:r>
        </w:sdtContent>
      </w:sdt>
      <w:r w:rsidR="00346C72" w:rsidRPr="005B4878">
        <w:rPr>
          <w:rFonts w:cs="Times New Roman"/>
          <w:szCs w:val="24"/>
        </w:rPr>
        <w:t xml:space="preserve">, </w:t>
      </w:r>
      <w:r w:rsidR="00850503">
        <w:rPr>
          <w:rFonts w:cs="Times New Roman"/>
          <w:szCs w:val="24"/>
        </w:rPr>
        <w:t xml:space="preserve">visando </w:t>
      </w:r>
      <w:r w:rsidR="00346C72" w:rsidRPr="005B4878">
        <w:rPr>
          <w:rFonts w:cs="Times New Roman"/>
          <w:szCs w:val="24"/>
        </w:rPr>
        <w:t>maior proteção contra ataques</w:t>
      </w:r>
      <w:r w:rsidR="00850503">
        <w:rPr>
          <w:rFonts w:cs="Times New Roman"/>
          <w:szCs w:val="24"/>
        </w:rPr>
        <w:t xml:space="preserve"> de dicionário</w:t>
      </w:r>
      <w:r w:rsidR="00D93B60">
        <w:rPr>
          <w:rFonts w:cs="Times New Roman"/>
          <w:szCs w:val="24"/>
        </w:rPr>
        <w:t>;</w:t>
      </w:r>
      <w:r w:rsidR="00120527" w:rsidRPr="005B4878" w:rsidDel="00120527">
        <w:rPr>
          <w:rFonts w:cs="Times New Roman"/>
          <w:szCs w:val="24"/>
        </w:rPr>
        <w:t xml:space="preserve"> </w:t>
      </w:r>
    </w:p>
    <w:p w14:paraId="0CA2B25B" w14:textId="7A7FCF5E" w:rsidR="00EB6DDC" w:rsidRDefault="00346C72" w:rsidP="00F165C7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DA786D">
        <w:rPr>
          <w:rFonts w:cs="Times New Roman"/>
          <w:i/>
          <w:szCs w:val="24"/>
        </w:rPr>
        <w:t>Compatibilidade</w:t>
      </w:r>
      <w:r w:rsidRPr="005B4878">
        <w:rPr>
          <w:rFonts w:cs="Times New Roman"/>
          <w:szCs w:val="24"/>
        </w:rPr>
        <w:t xml:space="preserve">: </w:t>
      </w:r>
    </w:p>
    <w:p w14:paraId="69A03B9E" w14:textId="77777777" w:rsidR="00627817" w:rsidRDefault="00BF5DE1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RC1: </w:t>
      </w:r>
      <w:r w:rsidR="00346C72" w:rsidRPr="005B4878">
        <w:rPr>
          <w:rFonts w:cs="Times New Roman"/>
          <w:szCs w:val="24"/>
        </w:rPr>
        <w:t xml:space="preserve">O sistema </w:t>
      </w:r>
      <w:r w:rsidR="00C143C0">
        <w:rPr>
          <w:rFonts w:cs="Times New Roman"/>
          <w:szCs w:val="24"/>
        </w:rPr>
        <w:t>web de gestão</w:t>
      </w:r>
      <w:r w:rsidR="00346C72" w:rsidRPr="005B4878">
        <w:rPr>
          <w:rFonts w:cs="Times New Roman"/>
          <w:szCs w:val="24"/>
        </w:rPr>
        <w:t xml:space="preserve"> deve funcionar nos principais navegadores</w:t>
      </w:r>
      <w:r w:rsidR="00C019E0">
        <w:rPr>
          <w:rFonts w:cs="Times New Roman"/>
          <w:szCs w:val="24"/>
        </w:rPr>
        <w:t xml:space="preserve"> do mercado, </w:t>
      </w:r>
      <w:r w:rsidR="00346C72" w:rsidRPr="005B4878">
        <w:rPr>
          <w:rFonts w:cs="Times New Roman"/>
          <w:szCs w:val="24"/>
        </w:rPr>
        <w:t>Chrome, Firefox, Edge</w:t>
      </w:r>
      <w:r w:rsidR="00C019E0">
        <w:rPr>
          <w:rFonts w:cs="Times New Roman"/>
          <w:szCs w:val="24"/>
        </w:rPr>
        <w:t xml:space="preserve"> e</w:t>
      </w:r>
      <w:r w:rsidR="00C019E0" w:rsidRPr="005B4878">
        <w:rPr>
          <w:rFonts w:cs="Times New Roman"/>
          <w:szCs w:val="24"/>
        </w:rPr>
        <w:t xml:space="preserve"> </w:t>
      </w:r>
      <w:r w:rsidR="00346C72" w:rsidRPr="005B4878">
        <w:rPr>
          <w:rFonts w:cs="Times New Roman"/>
          <w:szCs w:val="24"/>
        </w:rPr>
        <w:t>Safari</w:t>
      </w:r>
      <w:r w:rsidR="00C019E0">
        <w:rPr>
          <w:rFonts w:cs="Times New Roman"/>
          <w:szCs w:val="24"/>
        </w:rPr>
        <w:t>;</w:t>
      </w:r>
    </w:p>
    <w:p w14:paraId="29499B5C" w14:textId="77777777" w:rsidR="00627817" w:rsidRDefault="00627817" w:rsidP="00627817">
      <w:pPr>
        <w:pStyle w:val="ListParagraph"/>
        <w:numPr>
          <w:ilvl w:val="0"/>
          <w:numId w:val="29"/>
        </w:numPr>
        <w:spacing w:line="360" w:lineRule="auto"/>
        <w:jc w:val="both"/>
        <w:rPr>
          <w:rFonts w:cs="Times New Roman"/>
          <w:szCs w:val="24"/>
        </w:rPr>
      </w:pPr>
      <w:r w:rsidRPr="00DA786D">
        <w:rPr>
          <w:rFonts w:cs="Times New Roman"/>
          <w:i/>
          <w:iCs/>
          <w:szCs w:val="24"/>
        </w:rPr>
        <w:t>Usabilidade</w:t>
      </w:r>
      <w:r>
        <w:rPr>
          <w:rFonts w:cs="Times New Roman"/>
          <w:szCs w:val="24"/>
        </w:rPr>
        <w:t>:</w:t>
      </w:r>
    </w:p>
    <w:p w14:paraId="63780D70" w14:textId="076AF176" w:rsidR="005D517E" w:rsidRPr="00F165C7" w:rsidRDefault="00627817" w:rsidP="00BD4D9F">
      <w:pPr>
        <w:pStyle w:val="ListParagraph"/>
        <w:numPr>
          <w:ilvl w:val="1"/>
          <w:numId w:val="29"/>
        </w:num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RU1: O sistema web de gestão deve</w:t>
      </w:r>
      <w:commentRangeStart w:id="104"/>
      <w:r w:rsidR="00346C72" w:rsidRPr="005B4878" w:rsidDel="00C019E0">
        <w:rPr>
          <w:rFonts w:cs="Times New Roman"/>
          <w:szCs w:val="24"/>
        </w:rPr>
        <w:t xml:space="preserve"> ser responsivo em diferentes </w:t>
      </w:r>
      <w:r w:rsidR="00AF2241">
        <w:rPr>
          <w:rFonts w:cs="Times New Roman"/>
          <w:szCs w:val="24"/>
        </w:rPr>
        <w:t>resoluções.</w:t>
      </w:r>
      <w:r w:rsidR="00AF4483">
        <w:rPr>
          <w:rFonts w:cs="Times New Roman"/>
          <w:szCs w:val="24"/>
        </w:rPr>
        <w:t xml:space="preserve"> Ele deve </w:t>
      </w:r>
      <w:r w:rsidR="00A90635">
        <w:rPr>
          <w:rFonts w:cs="Times New Roman"/>
          <w:szCs w:val="24"/>
        </w:rPr>
        <w:t>se ajustar a resoluções a partir de 640</w:t>
      </w:r>
      <w:r w:rsidR="00F664CA">
        <w:rPr>
          <w:rFonts w:cs="Times New Roman"/>
          <w:szCs w:val="24"/>
        </w:rPr>
        <w:t>x360 pixels</w:t>
      </w:r>
      <w:r w:rsidR="002F13A6">
        <w:rPr>
          <w:rFonts w:cs="Times New Roman"/>
          <w:szCs w:val="24"/>
        </w:rPr>
        <w:t xml:space="preserve"> até 1920x1080 pixels</w:t>
      </w:r>
      <w:r w:rsidR="00346C72" w:rsidRPr="005B4878" w:rsidDel="00C019E0">
        <w:rPr>
          <w:rFonts w:cs="Times New Roman"/>
          <w:szCs w:val="24"/>
        </w:rPr>
        <w:t>.</w:t>
      </w:r>
      <w:commentRangeEnd w:id="104"/>
      <w:r w:rsidR="00EB6DDC">
        <w:rPr>
          <w:rStyle w:val="CommentReference"/>
          <w:rFonts w:eastAsia="Arial" w:cs="Arial"/>
          <w:lang w:eastAsia="pt-BR"/>
        </w:rPr>
        <w:commentReference w:id="104"/>
      </w:r>
    </w:p>
    <w:p w14:paraId="1C959339" w14:textId="77777777" w:rsidR="000235E0" w:rsidRPr="002A41BB" w:rsidRDefault="000235E0" w:rsidP="000235E0">
      <w:pPr>
        <w:pStyle w:val="ListParagraph"/>
        <w:keepNext/>
        <w:keepLines/>
        <w:numPr>
          <w:ilvl w:val="1"/>
          <w:numId w:val="6"/>
        </w:numPr>
        <w:spacing w:before="40" w:after="0"/>
        <w:contextualSpacing w:val="0"/>
        <w:outlineLvl w:val="1"/>
        <w:rPr>
          <w:rFonts w:eastAsiaTheme="majorEastAsia" w:cs="Times New Roman"/>
          <w:b/>
          <w:bCs/>
          <w:vanish/>
          <w:color w:val="000000" w:themeColor="text1"/>
          <w:sz w:val="26"/>
          <w:szCs w:val="26"/>
        </w:rPr>
      </w:pPr>
      <w:bookmarkStart w:id="105" w:name="_Toc176292981"/>
      <w:bookmarkStart w:id="106" w:name="_Toc176293005"/>
      <w:bookmarkStart w:id="107" w:name="_Toc176621108"/>
      <w:bookmarkStart w:id="108" w:name="_Toc183801349"/>
      <w:bookmarkEnd w:id="105"/>
      <w:bookmarkEnd w:id="106"/>
      <w:bookmarkEnd w:id="107"/>
      <w:bookmarkEnd w:id="108"/>
    </w:p>
    <w:p w14:paraId="4245E33E" w14:textId="13243C43" w:rsidR="00F165C7" w:rsidRPr="00F165C7" w:rsidRDefault="00F165C7" w:rsidP="00F165C7">
      <w:pPr>
        <w:rPr>
          <w:rFonts w:eastAsiaTheme="majorEastAsia"/>
          <w:sz w:val="26"/>
          <w:szCs w:val="26"/>
        </w:rPr>
      </w:pPr>
    </w:p>
    <w:p w14:paraId="32E2E80F" w14:textId="2554D396" w:rsidR="0B77BF5D" w:rsidRDefault="279274A6" w:rsidP="281A69A9">
      <w:pPr>
        <w:pStyle w:val="Heading2"/>
        <w:rPr>
          <w:rFonts w:cs="Times New Roman"/>
          <w:color w:val="000000" w:themeColor="text1"/>
        </w:rPr>
      </w:pPr>
      <w:bookmarkStart w:id="109" w:name="_Toc183801350"/>
      <w:r w:rsidRPr="5A8F43EF">
        <w:rPr>
          <w:rFonts w:cs="Times New Roman"/>
          <w:color w:val="000000" w:themeColor="text1"/>
        </w:rPr>
        <w:t>Metodologia</w:t>
      </w:r>
      <w:commentRangeStart w:id="110"/>
      <w:commentRangeStart w:id="111"/>
      <w:commentRangeEnd w:id="110"/>
      <w:r w:rsidR="0B77BF5D">
        <w:commentReference w:id="110"/>
      </w:r>
      <w:commentRangeEnd w:id="111"/>
      <w:r w:rsidR="00186447">
        <w:commentReference w:id="111"/>
      </w:r>
      <w:bookmarkEnd w:id="109"/>
    </w:p>
    <w:p w14:paraId="356590D8" w14:textId="77777777" w:rsidR="00DA340F" w:rsidRPr="00F165C7" w:rsidRDefault="00DA340F" w:rsidP="00F165C7"/>
    <w:p w14:paraId="17D07A02" w14:textId="4BBE437D" w:rsidR="00603D2C" w:rsidRDefault="00603D2C" w:rsidP="00B02EE6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commentRangeStart w:id="113"/>
      <w:r>
        <w:rPr>
          <w:rFonts w:eastAsia="Roboto" w:cs="Times New Roman"/>
          <w:szCs w:val="24"/>
        </w:rPr>
        <w:t xml:space="preserve">A gestão do projeto será realizada com o </w:t>
      </w:r>
      <w:r w:rsidRPr="002F79A3">
        <w:rPr>
          <w:rFonts w:eastAsia="Roboto" w:cs="Times New Roman"/>
          <w:i/>
          <w:iCs/>
          <w:szCs w:val="24"/>
        </w:rPr>
        <w:t>framework</w:t>
      </w:r>
      <w:r>
        <w:rPr>
          <w:rFonts w:eastAsia="Roboto" w:cs="Times New Roman"/>
          <w:szCs w:val="24"/>
        </w:rPr>
        <w:t xml:space="preserve"> de processo Scrum </w:t>
      </w:r>
      <w:sdt>
        <w:sdtPr>
          <w:rPr>
            <w:rFonts w:eastAsia="Roboto" w:cs="Times New Roman"/>
            <w:szCs w:val="24"/>
          </w:rPr>
          <w:id w:val="606866725"/>
          <w:citation/>
        </w:sdtPr>
        <w:sdtContent>
          <w:r>
            <w:rPr>
              <w:rFonts w:eastAsia="Roboto" w:cs="Times New Roman"/>
              <w:szCs w:val="24"/>
            </w:rPr>
            <w:fldChar w:fldCharType="begin"/>
          </w:r>
          <w:r w:rsidRPr="003A74FB">
            <w:rPr>
              <w:rFonts w:eastAsia="Roboto" w:cs="Times New Roman"/>
              <w:szCs w:val="24"/>
            </w:rPr>
            <w:instrText xml:space="preserve"> CITATION Sch20 \l 1033 </w:instrText>
          </w:r>
          <w:r>
            <w:rPr>
              <w:rFonts w:eastAsia="Roboto" w:cs="Times New Roman"/>
              <w:szCs w:val="24"/>
            </w:rPr>
            <w:fldChar w:fldCharType="separate"/>
          </w:r>
          <w:r>
            <w:rPr>
              <w:rFonts w:eastAsia="Roboto" w:cs="Times New Roman"/>
              <w:noProof/>
              <w:szCs w:val="24"/>
            </w:rPr>
            <w:t>(Schwaber &amp; Sutherland, 2020)</w:t>
          </w:r>
          <w:r>
            <w:rPr>
              <w:rFonts w:eastAsia="Roboto" w:cs="Times New Roman"/>
              <w:szCs w:val="24"/>
            </w:rPr>
            <w:fldChar w:fldCharType="end"/>
          </w:r>
        </w:sdtContent>
      </w:sdt>
      <w:r>
        <w:rPr>
          <w:rFonts w:eastAsia="Roboto" w:cs="Times New Roman"/>
          <w:szCs w:val="24"/>
        </w:rPr>
        <w:t>, que organiza a</w:t>
      </w:r>
      <w:r w:rsidRPr="00487A9B">
        <w:rPr>
          <w:rFonts w:eastAsia="Roboto" w:cs="Times New Roman"/>
          <w:szCs w:val="24"/>
        </w:rPr>
        <w:t xml:space="preserve">s tarefas em </w:t>
      </w:r>
      <w:r w:rsidRPr="00D4045A">
        <w:rPr>
          <w:rFonts w:eastAsia="Roboto" w:cs="Times New Roman"/>
          <w:i/>
          <w:iCs/>
          <w:szCs w:val="24"/>
        </w:rPr>
        <w:t>Sprints</w:t>
      </w:r>
      <w:commentRangeStart w:id="114"/>
      <w:commentRangeEnd w:id="114"/>
      <w:r>
        <w:rPr>
          <w:rStyle w:val="CommentReference"/>
          <w:rFonts w:eastAsia="Arial" w:cs="Arial"/>
          <w:lang w:eastAsia="pt-BR"/>
        </w:rPr>
        <w:commentReference w:id="114"/>
      </w:r>
      <w:r w:rsidRPr="00487A9B">
        <w:rPr>
          <w:rFonts w:eastAsia="Roboto" w:cs="Times New Roman"/>
          <w:szCs w:val="24"/>
        </w:rPr>
        <w:t>, promovendo entregas frequentes e permitindo ajustes rápidos conforme necessário ao longo do processo.</w:t>
      </w:r>
      <w:commentRangeEnd w:id="113"/>
      <w:r>
        <w:rPr>
          <w:rStyle w:val="CommentReference"/>
          <w:rFonts w:eastAsia="Arial" w:cs="Arial"/>
          <w:lang w:eastAsia="pt-BR"/>
        </w:rPr>
        <w:commentReference w:id="113"/>
      </w:r>
    </w:p>
    <w:p w14:paraId="38B3B927" w14:textId="690C4C1A" w:rsidR="008F5755" w:rsidRDefault="00D3367F" w:rsidP="00B02EE6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>
        <w:rPr>
          <w:rFonts w:eastAsia="Roboto" w:cs="Times New Roman"/>
          <w:szCs w:val="24"/>
        </w:rPr>
        <w:lastRenderedPageBreak/>
        <w:t xml:space="preserve">O projeto arquitetural </w:t>
      </w:r>
      <w:r w:rsidR="43E60720" w:rsidRPr="281A69A9">
        <w:rPr>
          <w:rFonts w:eastAsia="Roboto" w:cs="Times New Roman"/>
          <w:szCs w:val="24"/>
        </w:rPr>
        <w:t xml:space="preserve">do sistema será </w:t>
      </w:r>
      <w:r w:rsidR="00B02EE6" w:rsidRPr="281A69A9">
        <w:rPr>
          <w:rFonts w:eastAsia="Roboto" w:cs="Times New Roman"/>
          <w:szCs w:val="24"/>
        </w:rPr>
        <w:t>conduzid</w:t>
      </w:r>
      <w:r w:rsidR="00B02EE6">
        <w:rPr>
          <w:rFonts w:eastAsia="Roboto" w:cs="Times New Roman"/>
          <w:szCs w:val="24"/>
        </w:rPr>
        <w:t>o</w:t>
      </w:r>
      <w:r w:rsidR="00B02EE6" w:rsidRPr="281A69A9">
        <w:rPr>
          <w:rFonts w:eastAsia="Roboto" w:cs="Times New Roman"/>
          <w:szCs w:val="24"/>
        </w:rPr>
        <w:t xml:space="preserve"> </w:t>
      </w:r>
      <w:r w:rsidR="43E60720" w:rsidRPr="281A69A9">
        <w:rPr>
          <w:rFonts w:eastAsia="Roboto" w:cs="Times New Roman"/>
          <w:szCs w:val="24"/>
        </w:rPr>
        <w:t xml:space="preserve">utilizando a </w:t>
      </w:r>
      <w:r w:rsidR="6DC2FB7B" w:rsidRPr="281A69A9">
        <w:rPr>
          <w:rFonts w:eastAsia="Roboto" w:cs="Times New Roman"/>
          <w:szCs w:val="24"/>
        </w:rPr>
        <w:t>Linguagem de Modelagem Unificada</w:t>
      </w:r>
      <w:r w:rsidR="43E60720" w:rsidRPr="281A69A9">
        <w:rPr>
          <w:rStyle w:val="FootnoteReference"/>
          <w:rFonts w:eastAsia="Roboto" w:cs="Times New Roman"/>
          <w:szCs w:val="24"/>
        </w:rPr>
        <w:footnoteReference w:id="7"/>
      </w:r>
      <w:r w:rsidR="6DC2FB7B" w:rsidRPr="281A69A9">
        <w:rPr>
          <w:rFonts w:eastAsia="Roboto" w:cs="Times New Roman"/>
          <w:szCs w:val="24"/>
        </w:rPr>
        <w:t xml:space="preserve"> (UML, na sigla em inglês)</w:t>
      </w:r>
      <w:r w:rsidR="00B02EE6">
        <w:rPr>
          <w:rFonts w:eastAsia="Roboto" w:cs="Times New Roman"/>
          <w:szCs w:val="24"/>
        </w:rPr>
        <w:t>, com implementação</w:t>
      </w:r>
      <w:r w:rsidR="0069235D">
        <w:rPr>
          <w:rFonts w:eastAsia="Roboto" w:cs="Times New Roman"/>
          <w:szCs w:val="24"/>
        </w:rPr>
        <w:t xml:space="preserve"> majoritariamente através de</w:t>
      </w:r>
      <w:r w:rsidR="008F5755">
        <w:t xml:space="preserve"> </w:t>
      </w:r>
      <w:r w:rsidR="00067163">
        <w:t>P</w:t>
      </w:r>
      <w:r w:rsidR="008F5755">
        <w:t xml:space="preserve">rogramação </w:t>
      </w:r>
      <w:r w:rsidR="00067163">
        <w:t>O</w:t>
      </w:r>
      <w:r w:rsidR="008F5755">
        <w:t xml:space="preserve">rientada a </w:t>
      </w:r>
      <w:r w:rsidR="00067163">
        <w:t>O</w:t>
      </w:r>
      <w:r w:rsidR="008F5755">
        <w:t>bjetos</w:t>
      </w:r>
      <w:commentRangeStart w:id="115"/>
      <w:commentRangeEnd w:id="115"/>
      <w:r w:rsidR="00E8151A">
        <w:rPr>
          <w:rStyle w:val="CommentReference"/>
          <w:rFonts w:eastAsia="Arial" w:cs="Arial"/>
          <w:lang w:eastAsia="pt-BR"/>
        </w:rPr>
        <w:commentReference w:id="115"/>
      </w:r>
      <w:r w:rsidR="008F5755">
        <w:t>.</w:t>
      </w:r>
    </w:p>
    <w:p w14:paraId="000EB4F5" w14:textId="76A248C8" w:rsidR="00487A9B" w:rsidRDefault="00487A9B" w:rsidP="281A69A9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00487A9B">
        <w:rPr>
          <w:rFonts w:eastAsia="Roboto" w:cs="Times New Roman"/>
          <w:szCs w:val="24"/>
        </w:rPr>
        <w:t xml:space="preserve">O desenvolvimento seguirá uma abordagem incremental e </w:t>
      </w:r>
      <w:commentRangeStart w:id="116"/>
      <w:commentRangeEnd w:id="116"/>
      <w:r w:rsidR="00F34B0A">
        <w:rPr>
          <w:rStyle w:val="CommentReference"/>
          <w:rFonts w:eastAsia="Arial" w:cs="Arial"/>
          <w:lang w:eastAsia="pt-BR"/>
        </w:rPr>
        <w:commentReference w:id="116"/>
      </w:r>
      <w:r w:rsidR="00E60697">
        <w:rPr>
          <w:rFonts w:eastAsia="Roboto" w:cs="Times New Roman"/>
          <w:szCs w:val="24"/>
        </w:rPr>
        <w:t>iterativa</w:t>
      </w:r>
      <w:r w:rsidR="00AD3A2E">
        <w:rPr>
          <w:rFonts w:eastAsia="Roboto" w:cs="Times New Roman"/>
          <w:szCs w:val="24"/>
        </w:rPr>
        <w:t xml:space="preserve"> </w:t>
      </w:r>
      <w:sdt>
        <w:sdtPr>
          <w:rPr>
            <w:rFonts w:eastAsia="Roboto" w:cs="Times New Roman"/>
            <w:szCs w:val="24"/>
          </w:rPr>
          <w:id w:val="1994291021"/>
          <w:citation/>
        </w:sdtPr>
        <w:sdtContent>
          <w:r w:rsidR="00AD3A2E">
            <w:rPr>
              <w:rFonts w:eastAsia="Roboto" w:cs="Times New Roman"/>
              <w:szCs w:val="24"/>
            </w:rPr>
            <w:fldChar w:fldCharType="begin"/>
          </w:r>
          <w:r w:rsidR="00AD3A2E" w:rsidRPr="003A74FB">
            <w:rPr>
              <w:rFonts w:eastAsia="Roboto" w:cs="Times New Roman"/>
              <w:szCs w:val="24"/>
            </w:rPr>
            <w:instrText xml:space="preserve"> CITATION Som11 \l 1033 </w:instrText>
          </w:r>
          <w:r w:rsidR="00AD3A2E">
            <w:rPr>
              <w:rFonts w:eastAsia="Roboto" w:cs="Times New Roman"/>
              <w:szCs w:val="24"/>
            </w:rPr>
            <w:fldChar w:fldCharType="separate"/>
          </w:r>
          <w:r w:rsidR="00B35ED3">
            <w:rPr>
              <w:rFonts w:eastAsia="Roboto" w:cs="Times New Roman"/>
              <w:noProof/>
              <w:szCs w:val="24"/>
            </w:rPr>
            <w:t>(Sommerville, 2011)</w:t>
          </w:r>
          <w:r w:rsidR="00AD3A2E">
            <w:rPr>
              <w:rFonts w:eastAsia="Roboto" w:cs="Times New Roman"/>
              <w:szCs w:val="24"/>
            </w:rPr>
            <w:fldChar w:fldCharType="end"/>
          </w:r>
        </w:sdtContent>
      </w:sdt>
      <w:r w:rsidR="00C10A56">
        <w:rPr>
          <w:rFonts w:eastAsia="Roboto" w:cs="Times New Roman"/>
          <w:szCs w:val="24"/>
        </w:rPr>
        <w:t xml:space="preserve">, com </w:t>
      </w:r>
      <w:r w:rsidR="00C10A56" w:rsidRPr="00C10A56">
        <w:rPr>
          <w:rFonts w:eastAsia="Roboto" w:cs="Times New Roman"/>
          <w:i/>
          <w:iCs/>
          <w:szCs w:val="24"/>
        </w:rPr>
        <w:t>feedback</w:t>
      </w:r>
      <w:r w:rsidR="00C10A56">
        <w:rPr>
          <w:rFonts w:eastAsia="Roboto" w:cs="Times New Roman"/>
          <w:szCs w:val="24"/>
        </w:rPr>
        <w:t xml:space="preserve"> frequente de potenciais usuários</w:t>
      </w:r>
      <w:r w:rsidRPr="00487A9B">
        <w:rPr>
          <w:rFonts w:eastAsia="Roboto" w:cs="Times New Roman"/>
          <w:szCs w:val="24"/>
        </w:rPr>
        <w:t xml:space="preserve">. </w:t>
      </w:r>
    </w:p>
    <w:p w14:paraId="43229F9C" w14:textId="34D2733D" w:rsidR="43E60720" w:rsidRDefault="43E60720" w:rsidP="281A69A9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Testes </w:t>
      </w:r>
      <w:r w:rsidR="00AA7AD9" w:rsidRPr="00EF409A">
        <w:rPr>
          <w:rFonts w:eastAsia="Roboto" w:cs="Times New Roman"/>
          <w:szCs w:val="24"/>
        </w:rPr>
        <w:t>unitários e</w:t>
      </w:r>
      <w:r w:rsidR="00EF0E2D">
        <w:rPr>
          <w:rFonts w:eastAsia="Roboto" w:cs="Times New Roman"/>
          <w:szCs w:val="24"/>
        </w:rPr>
        <w:t xml:space="preserve"> testes de</w:t>
      </w:r>
      <w:r w:rsidR="00AA7AD9" w:rsidRPr="00EF409A">
        <w:rPr>
          <w:rFonts w:eastAsia="Roboto" w:cs="Times New Roman"/>
          <w:szCs w:val="24"/>
        </w:rPr>
        <w:t xml:space="preserve"> </w:t>
      </w:r>
      <w:r w:rsidR="00AA7AD9" w:rsidRPr="380BB618">
        <w:rPr>
          <w:rFonts w:eastAsia="Roboto" w:cs="Times New Roman"/>
          <w:szCs w:val="24"/>
        </w:rPr>
        <w:t>ponta-a-ponta (E2E, na sigla em inglês)</w:t>
      </w:r>
      <w:r w:rsidRPr="00EF409A">
        <w:rPr>
          <w:rFonts w:eastAsia="Roboto" w:cs="Times New Roman"/>
          <w:szCs w:val="24"/>
        </w:rPr>
        <w:t xml:space="preserve"> </w:t>
      </w:r>
      <w:r w:rsidRPr="380BB618">
        <w:rPr>
          <w:rFonts w:eastAsia="Roboto" w:cs="Times New Roman"/>
          <w:szCs w:val="24"/>
        </w:rPr>
        <w:t xml:space="preserve">automatizados serão elaborados para </w:t>
      </w:r>
      <w:r w:rsidR="00052DC3">
        <w:rPr>
          <w:rFonts w:eastAsia="Roboto" w:cs="Times New Roman"/>
          <w:szCs w:val="24"/>
        </w:rPr>
        <w:t xml:space="preserve">verificar </w:t>
      </w:r>
      <w:r w:rsidRPr="380BB618">
        <w:rPr>
          <w:rFonts w:eastAsia="Roboto" w:cs="Times New Roman"/>
          <w:szCs w:val="24"/>
        </w:rPr>
        <w:t>as funcionalidades implementadas</w:t>
      </w:r>
      <w:r w:rsidR="00EF409A" w:rsidRPr="00EF409A">
        <w:rPr>
          <w:rFonts w:eastAsia="Roboto" w:cs="Times New Roman"/>
          <w:szCs w:val="24"/>
        </w:rPr>
        <w:t>.</w:t>
      </w:r>
    </w:p>
    <w:p w14:paraId="48CEDC05" w14:textId="2707E9F6" w:rsidR="00DA27D2" w:rsidRDefault="00DA27D2" w:rsidP="00DA27D2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>
        <w:rPr>
          <w:rFonts w:eastAsia="Roboto" w:cs="Times New Roman"/>
          <w:szCs w:val="24"/>
        </w:rPr>
        <w:t>Será realizado um planejamento de liberações das versões da aplicação, em ordem decrescente de prioridade dos requisitos elicitados.</w:t>
      </w:r>
    </w:p>
    <w:p w14:paraId="1C71C303" w14:textId="6245950A" w:rsidR="00AB1FE1" w:rsidRPr="00DB69E6" w:rsidRDefault="003948AD" w:rsidP="00DB69E6">
      <w:pPr>
        <w:rPr>
          <w:rFonts w:eastAsia="Roboto" w:cs="Times New Roman"/>
          <w:szCs w:val="24"/>
          <w:highlight w:val="yellow"/>
        </w:rPr>
      </w:pPr>
      <w:r w:rsidRPr="00D13521">
        <w:rPr>
          <w:rFonts w:cs="Times New Roman"/>
          <w:szCs w:val="24"/>
        </w:rPr>
        <w:t xml:space="preserve"> </w:t>
      </w:r>
    </w:p>
    <w:p w14:paraId="2750A381" w14:textId="55F4182D" w:rsidR="007673B8" w:rsidRDefault="004461E7" w:rsidP="00CA04F8">
      <w:pPr>
        <w:pStyle w:val="Heading2"/>
      </w:pPr>
      <w:bookmarkStart w:id="117" w:name="_Toc183801351"/>
      <w:r w:rsidRPr="00EC6100">
        <w:t>Arquitetura</w:t>
      </w:r>
      <w:bookmarkEnd w:id="117"/>
    </w:p>
    <w:p w14:paraId="2D62D8D1" w14:textId="77777777" w:rsidR="00DA340F" w:rsidRPr="00DA340F" w:rsidRDefault="00DA340F" w:rsidP="5A8F43EF"/>
    <w:p w14:paraId="35C98015" w14:textId="5C6B705B" w:rsidR="0020519E" w:rsidRDefault="7969F17D" w:rsidP="1B6DD445">
      <w:pPr>
        <w:spacing w:line="360" w:lineRule="auto"/>
        <w:ind w:firstLine="708"/>
        <w:jc w:val="both"/>
        <w:rPr>
          <w:rFonts w:eastAsia="Roboto" w:cs="Times New Roman"/>
          <w:szCs w:val="24"/>
        </w:rPr>
      </w:pPr>
      <w:r w:rsidRPr="1B6DD445">
        <w:rPr>
          <w:rFonts w:eastAsia="Roboto" w:cs="Times New Roman"/>
          <w:szCs w:val="24"/>
        </w:rPr>
        <w:t>A</w:t>
      </w:r>
      <w:r>
        <w:rPr>
          <w:rFonts w:eastAsia="Roboto" w:cs="Times New Roman"/>
          <w:szCs w:val="24"/>
        </w:rPr>
        <w:t xml:space="preserve"> </w:t>
      </w:r>
      <w:r w:rsidR="0049007D" w:rsidRPr="0049007D">
        <w:rPr>
          <w:rFonts w:eastAsia="Roboto" w:cs="Times New Roman"/>
          <w:szCs w:val="24"/>
        </w:rPr>
        <w:fldChar w:fldCharType="begin"/>
      </w:r>
      <w:r w:rsidR="0049007D" w:rsidRPr="0049007D">
        <w:rPr>
          <w:rFonts w:eastAsia="Roboto" w:cs="Times New Roman"/>
          <w:szCs w:val="24"/>
        </w:rPr>
        <w:instrText xml:space="preserve"> REF _Ref176293679 \h  \* MERGEFORMAT </w:instrText>
      </w:r>
      <w:r w:rsidR="0049007D" w:rsidRPr="0049007D">
        <w:rPr>
          <w:rFonts w:eastAsia="Roboto" w:cs="Times New Roman"/>
          <w:szCs w:val="24"/>
        </w:rPr>
      </w:r>
      <w:r w:rsidR="0049007D" w:rsidRPr="0049007D">
        <w:rPr>
          <w:rFonts w:eastAsia="Roboto" w:cs="Times New Roman"/>
          <w:szCs w:val="24"/>
        </w:rPr>
        <w:fldChar w:fldCharType="separate"/>
      </w:r>
      <w:r w:rsidR="0088622A" w:rsidRPr="00E74D14">
        <w:rPr>
          <w:rFonts w:cs="Times New Roman"/>
          <w:szCs w:val="24"/>
        </w:rPr>
        <w:t xml:space="preserve">Figura </w:t>
      </w:r>
      <w:r w:rsidR="0088622A" w:rsidRPr="00E74D14">
        <w:rPr>
          <w:rFonts w:cs="Times New Roman"/>
          <w:noProof/>
          <w:szCs w:val="24"/>
        </w:rPr>
        <w:t>1</w:t>
      </w:r>
      <w:r w:rsidR="0049007D" w:rsidRPr="0049007D">
        <w:rPr>
          <w:rFonts w:eastAsia="Roboto" w:cs="Times New Roman"/>
          <w:szCs w:val="24"/>
        </w:rPr>
        <w:fldChar w:fldCharType="end"/>
      </w:r>
      <w:r w:rsidR="00FD4584">
        <w:rPr>
          <w:rFonts w:eastAsia="Roboto" w:cs="Times New Roman"/>
          <w:szCs w:val="24"/>
        </w:rPr>
        <w:t>,</w:t>
      </w:r>
      <w:r w:rsidRPr="1B6DD445">
        <w:rPr>
          <w:rFonts w:eastAsia="Roboto" w:cs="Times New Roman"/>
          <w:szCs w:val="24"/>
        </w:rPr>
        <w:t xml:space="preserve"> </w:t>
      </w:r>
      <w:r w:rsidR="7E14D568" w:rsidRPr="1B6DD445">
        <w:rPr>
          <w:rFonts w:eastAsia="Roboto" w:cs="Times New Roman"/>
          <w:szCs w:val="24"/>
        </w:rPr>
        <w:t>abaixo</w:t>
      </w:r>
      <w:r w:rsidR="00FD4584">
        <w:rPr>
          <w:rFonts w:eastAsia="Roboto" w:cs="Times New Roman"/>
          <w:szCs w:val="24"/>
        </w:rPr>
        <w:t>,</w:t>
      </w:r>
      <w:r w:rsidR="7E14D568" w:rsidRPr="1B6DD445">
        <w:rPr>
          <w:rFonts w:eastAsia="Roboto" w:cs="Times New Roman"/>
          <w:szCs w:val="24"/>
        </w:rPr>
        <w:t xml:space="preserve"> </w:t>
      </w:r>
      <w:r w:rsidR="00B407CB">
        <w:rPr>
          <w:rFonts w:eastAsia="Roboto" w:cs="Times New Roman"/>
          <w:szCs w:val="24"/>
        </w:rPr>
        <w:t>a</w:t>
      </w:r>
      <w:r w:rsidR="7E14D568" w:rsidRPr="1B6DD445">
        <w:rPr>
          <w:rFonts w:eastAsia="Roboto" w:cs="Times New Roman"/>
          <w:szCs w:val="24"/>
        </w:rPr>
        <w:t>presenta o Diagrama de Implantação (da UML) do sistema proposto. Esta solução é constituída por: (</w:t>
      </w:r>
      <w:r w:rsidR="7E14D568" w:rsidRPr="00CB1271">
        <w:rPr>
          <w:rFonts w:eastAsia="Roboto" w:cs="Times New Roman"/>
          <w:i/>
          <w:szCs w:val="24"/>
        </w:rPr>
        <w:t>a</w:t>
      </w:r>
      <w:r w:rsidR="7E14D568" w:rsidRPr="1B6DD445">
        <w:rPr>
          <w:rFonts w:eastAsia="Roboto" w:cs="Times New Roman"/>
          <w:szCs w:val="24"/>
        </w:rPr>
        <w:t>)</w:t>
      </w:r>
      <w:r w:rsidR="7E14D568">
        <w:rPr>
          <w:rFonts w:eastAsia="Roboto" w:cs="Times New Roman"/>
          <w:szCs w:val="24"/>
        </w:rPr>
        <w:t xml:space="preserve"> </w:t>
      </w:r>
      <w:r w:rsidR="0049007D">
        <w:rPr>
          <w:rFonts w:eastAsia="Roboto" w:cs="Times New Roman"/>
          <w:szCs w:val="24"/>
        </w:rPr>
        <w:t>o aplicativo Hora da Libras</w:t>
      </w:r>
      <w:r w:rsidR="00B407CB">
        <w:rPr>
          <w:rFonts w:eastAsia="Roboto" w:cs="Times New Roman"/>
          <w:szCs w:val="24"/>
        </w:rPr>
        <w:t>,</w:t>
      </w:r>
      <w:r w:rsidR="7E14D568" w:rsidRPr="1B6DD445">
        <w:rPr>
          <w:rFonts w:eastAsia="Roboto" w:cs="Times New Roman"/>
          <w:szCs w:val="24"/>
        </w:rPr>
        <w:t xml:space="preserve"> que roda no dispositivo de um aluno; (</w:t>
      </w:r>
      <w:r w:rsidR="7E14D568" w:rsidRPr="00CB1271">
        <w:rPr>
          <w:rFonts w:eastAsia="Roboto" w:cs="Times New Roman"/>
          <w:i/>
          <w:szCs w:val="24"/>
        </w:rPr>
        <w:t>b</w:t>
      </w:r>
      <w:r w:rsidR="7E14D568" w:rsidRPr="1B6DD445">
        <w:rPr>
          <w:rFonts w:eastAsia="Roboto" w:cs="Times New Roman"/>
          <w:szCs w:val="24"/>
        </w:rPr>
        <w:t xml:space="preserve">) um </w:t>
      </w:r>
      <w:r w:rsidR="7E14D568" w:rsidRPr="0049007D">
        <w:rPr>
          <w:rFonts w:eastAsia="Roboto" w:cs="Times New Roman"/>
          <w:szCs w:val="24"/>
        </w:rPr>
        <w:t>sistema web de gestão</w:t>
      </w:r>
      <w:r w:rsidR="7E14D568" w:rsidRPr="1B6DD445">
        <w:rPr>
          <w:rFonts w:eastAsia="Roboto" w:cs="Times New Roman"/>
          <w:szCs w:val="24"/>
        </w:rPr>
        <w:t>, acessível através de navegadores em computadores ou dispositivos móveis dos professores; (</w:t>
      </w:r>
      <w:r w:rsidR="7E14D568" w:rsidRPr="00CB1271">
        <w:rPr>
          <w:rFonts w:eastAsia="Roboto" w:cs="Times New Roman"/>
          <w:i/>
          <w:szCs w:val="24"/>
        </w:rPr>
        <w:t>c</w:t>
      </w:r>
      <w:r w:rsidR="7E14D568" w:rsidRPr="1B6DD445">
        <w:rPr>
          <w:rFonts w:eastAsia="Roboto" w:cs="Times New Roman"/>
          <w:szCs w:val="24"/>
        </w:rPr>
        <w:t>) um servidor, que oferece uma Interface de Programação de Aplicações</w:t>
      </w:r>
      <w:r w:rsidR="565EC278" w:rsidRPr="1B6DD445">
        <w:rPr>
          <w:rFonts w:eastAsia="Roboto" w:cs="Times New Roman"/>
          <w:szCs w:val="24"/>
        </w:rPr>
        <w:t xml:space="preserve"> (API, na sigla em inglês</w:t>
      </w:r>
      <w:r w:rsidR="7E14D568" w:rsidRPr="1B6DD445">
        <w:rPr>
          <w:rFonts w:eastAsia="Roboto" w:cs="Times New Roman"/>
          <w:szCs w:val="24"/>
        </w:rPr>
        <w:t xml:space="preserve">) para o </w:t>
      </w:r>
      <w:r w:rsidR="7E14D568" w:rsidRPr="0049007D">
        <w:rPr>
          <w:rFonts w:eastAsia="Roboto" w:cs="Times New Roman"/>
          <w:szCs w:val="24"/>
        </w:rPr>
        <w:t xml:space="preserve">sistema web de gestão e para o </w:t>
      </w:r>
      <w:r w:rsidR="0049007D" w:rsidRPr="0049007D">
        <w:rPr>
          <w:rFonts w:eastAsia="Roboto" w:cs="Times New Roman"/>
          <w:szCs w:val="24"/>
        </w:rPr>
        <w:t>aplicativo Hora da Libras</w:t>
      </w:r>
      <w:r w:rsidR="7E14D568" w:rsidRPr="1B6DD445">
        <w:rPr>
          <w:rFonts w:eastAsia="Roboto" w:cs="Times New Roman"/>
          <w:szCs w:val="24"/>
        </w:rPr>
        <w:t>; e (</w:t>
      </w:r>
      <w:r w:rsidR="7E14D568" w:rsidRPr="00F63582">
        <w:rPr>
          <w:rFonts w:eastAsia="Roboto" w:cs="Times New Roman"/>
          <w:i/>
          <w:szCs w:val="24"/>
        </w:rPr>
        <w:t>d</w:t>
      </w:r>
      <w:r w:rsidR="7E14D568" w:rsidRPr="1B6DD445">
        <w:rPr>
          <w:rFonts w:eastAsia="Roboto" w:cs="Times New Roman"/>
          <w:szCs w:val="24"/>
        </w:rPr>
        <w:t>) um banco de dados, utilizado pelo servidor d</w:t>
      </w:r>
      <w:r w:rsidR="6FB29D4E" w:rsidRPr="1B6DD445">
        <w:rPr>
          <w:rFonts w:eastAsia="Roboto" w:cs="Times New Roman"/>
          <w:szCs w:val="24"/>
        </w:rPr>
        <w:t>a</w:t>
      </w:r>
      <w:r w:rsidR="7E14D568" w:rsidRPr="1B6DD445">
        <w:rPr>
          <w:rFonts w:eastAsia="Roboto" w:cs="Times New Roman"/>
          <w:szCs w:val="24"/>
        </w:rPr>
        <w:t xml:space="preserve"> aplicação para armazenar os dados. As camadas (</w:t>
      </w:r>
      <w:r w:rsidR="7E14D568" w:rsidRPr="00F63582">
        <w:rPr>
          <w:rFonts w:eastAsia="Roboto" w:cs="Times New Roman"/>
          <w:i/>
          <w:szCs w:val="24"/>
        </w:rPr>
        <w:t>a</w:t>
      </w:r>
      <w:r w:rsidR="7E14D568" w:rsidRPr="1B6DD445">
        <w:rPr>
          <w:rFonts w:eastAsia="Roboto" w:cs="Times New Roman"/>
          <w:szCs w:val="24"/>
        </w:rPr>
        <w:t>), (</w:t>
      </w:r>
      <w:r w:rsidR="7E14D568" w:rsidRPr="00F63582">
        <w:rPr>
          <w:rFonts w:eastAsia="Roboto" w:cs="Times New Roman"/>
          <w:i/>
          <w:szCs w:val="24"/>
        </w:rPr>
        <w:t>c</w:t>
      </w:r>
      <w:r w:rsidR="7E14D568" w:rsidRPr="1B6DD445">
        <w:rPr>
          <w:rFonts w:eastAsia="Roboto" w:cs="Times New Roman"/>
          <w:szCs w:val="24"/>
        </w:rPr>
        <w:t>), e (</w:t>
      </w:r>
      <w:r w:rsidR="7E14D568" w:rsidRPr="00F63582">
        <w:rPr>
          <w:rFonts w:eastAsia="Roboto" w:cs="Times New Roman"/>
          <w:i/>
          <w:szCs w:val="24"/>
        </w:rPr>
        <w:t>d</w:t>
      </w:r>
      <w:r w:rsidR="7E14D568" w:rsidRPr="1B6DD445">
        <w:rPr>
          <w:rFonts w:eastAsia="Roboto" w:cs="Times New Roman"/>
          <w:szCs w:val="24"/>
        </w:rPr>
        <w:t xml:space="preserve">) já </w:t>
      </w:r>
      <w:r w:rsidR="0005135B">
        <w:rPr>
          <w:rFonts w:eastAsia="Roboto" w:cs="Times New Roman"/>
          <w:szCs w:val="24"/>
        </w:rPr>
        <w:t xml:space="preserve">foram </w:t>
      </w:r>
      <w:r w:rsidR="7E14D568" w:rsidRPr="1B6DD445">
        <w:rPr>
          <w:rFonts w:eastAsia="Roboto" w:cs="Times New Roman"/>
          <w:szCs w:val="24"/>
        </w:rPr>
        <w:t>desenvolvidas</w:t>
      </w:r>
      <w:r w:rsidR="0005135B">
        <w:rPr>
          <w:rFonts w:eastAsia="Roboto" w:cs="Times New Roman"/>
          <w:szCs w:val="24"/>
        </w:rPr>
        <w:t xml:space="preserve"> por </w:t>
      </w:r>
      <w:r w:rsidR="00F51BBF">
        <w:rPr>
          <w:rFonts w:eastAsia="Roboto" w:cs="Times New Roman"/>
          <w:szCs w:val="24"/>
        </w:rPr>
        <w:t>Jair e colegas</w:t>
      </w:r>
      <w:r w:rsidR="001A1A96">
        <w:rPr>
          <w:rFonts w:eastAsia="Roboto" w:cs="Times New Roman"/>
          <w:szCs w:val="24"/>
        </w:rPr>
        <w:t xml:space="preserve"> </w:t>
      </w:r>
      <w:sdt>
        <w:sdtPr>
          <w:rPr>
            <w:rFonts w:eastAsia="Roboto" w:cs="Times New Roman"/>
            <w:szCs w:val="24"/>
          </w:rPr>
          <w:id w:val="-836769908"/>
          <w:citation/>
        </w:sdtPr>
        <w:sdtContent>
          <w:r w:rsidR="001A1A96">
            <w:rPr>
              <w:rFonts w:eastAsia="Roboto" w:cs="Times New Roman"/>
              <w:szCs w:val="24"/>
            </w:rPr>
            <w:fldChar w:fldCharType="begin"/>
          </w:r>
          <w:r w:rsidR="001A1A96" w:rsidRPr="001A1A96">
            <w:rPr>
              <w:rFonts w:eastAsia="Roboto" w:cs="Times New Roman"/>
              <w:szCs w:val="24"/>
            </w:rPr>
            <w:instrText xml:space="preserve">CITATION HoraDaLibras \n  \t  \l 1033 </w:instrText>
          </w:r>
          <w:r w:rsidR="001A1A96">
            <w:rPr>
              <w:rFonts w:eastAsia="Roboto" w:cs="Times New Roman"/>
              <w:szCs w:val="24"/>
            </w:rPr>
            <w:fldChar w:fldCharType="separate"/>
          </w:r>
          <w:r w:rsidR="001A1A96" w:rsidRPr="001A1A96">
            <w:rPr>
              <w:rFonts w:eastAsia="Roboto" w:cs="Times New Roman"/>
              <w:noProof/>
              <w:szCs w:val="24"/>
            </w:rPr>
            <w:t>(2023)</w:t>
          </w:r>
          <w:r w:rsidR="001A1A96">
            <w:rPr>
              <w:rFonts w:eastAsia="Roboto" w:cs="Times New Roman"/>
              <w:szCs w:val="24"/>
            </w:rPr>
            <w:fldChar w:fldCharType="end"/>
          </w:r>
        </w:sdtContent>
      </w:sdt>
      <w:commentRangeStart w:id="118"/>
      <w:commentRangeStart w:id="119"/>
      <w:commentRangeStart w:id="120"/>
      <w:commentRangeEnd w:id="118"/>
      <w:r w:rsidR="00F51BBF">
        <w:rPr>
          <w:rStyle w:val="CommentReference"/>
          <w:rFonts w:eastAsia="Arial" w:cs="Arial"/>
          <w:lang w:eastAsia="pt-BR"/>
        </w:rPr>
        <w:commentReference w:id="118"/>
      </w:r>
      <w:commentRangeEnd w:id="119"/>
      <w:r w:rsidR="00B47672">
        <w:rPr>
          <w:rStyle w:val="CommentReference"/>
          <w:rFonts w:eastAsia="Arial" w:cs="Arial"/>
          <w:lang w:eastAsia="pt-BR"/>
        </w:rPr>
        <w:commentReference w:id="119"/>
      </w:r>
      <w:commentRangeEnd w:id="120"/>
      <w:r w:rsidR="007D4F81">
        <w:rPr>
          <w:rStyle w:val="CommentReference"/>
          <w:rFonts w:eastAsia="Arial" w:cs="Arial"/>
          <w:lang w:eastAsia="pt-BR"/>
        </w:rPr>
        <w:commentReference w:id="120"/>
      </w:r>
      <w:r w:rsidR="7E14D568" w:rsidRPr="1B6DD445">
        <w:rPr>
          <w:rFonts w:eastAsia="Roboto" w:cs="Times New Roman"/>
          <w:szCs w:val="24"/>
        </w:rPr>
        <w:t>, e o foco deste trabalho será aprimorar essas partes e implementar (</w:t>
      </w:r>
      <w:r w:rsidR="7E14D568" w:rsidRPr="00E16FC8">
        <w:rPr>
          <w:rFonts w:eastAsia="Roboto" w:cs="Times New Roman"/>
          <w:i/>
          <w:szCs w:val="24"/>
        </w:rPr>
        <w:t>b</w:t>
      </w:r>
      <w:r w:rsidR="7E14D568" w:rsidRPr="1B6DD445">
        <w:rPr>
          <w:rFonts w:eastAsia="Roboto" w:cs="Times New Roman"/>
          <w:szCs w:val="24"/>
        </w:rPr>
        <w:t xml:space="preserve">), </w:t>
      </w:r>
      <w:r w:rsidR="007D4F81">
        <w:rPr>
          <w:rFonts w:eastAsia="Roboto" w:cs="Times New Roman"/>
          <w:szCs w:val="24"/>
        </w:rPr>
        <w:t xml:space="preserve">ou seja, </w:t>
      </w:r>
      <w:r w:rsidR="7E14D568" w:rsidRPr="1B6DD445">
        <w:rPr>
          <w:rFonts w:eastAsia="Roboto" w:cs="Times New Roman"/>
          <w:szCs w:val="24"/>
        </w:rPr>
        <w:t xml:space="preserve">o </w:t>
      </w:r>
      <w:commentRangeStart w:id="122"/>
      <w:r w:rsidR="7E14D568" w:rsidRPr="0049007D">
        <w:rPr>
          <w:rFonts w:eastAsia="Roboto" w:cs="Times New Roman"/>
          <w:szCs w:val="24"/>
        </w:rPr>
        <w:t>sistema web de gestão</w:t>
      </w:r>
      <w:commentRangeEnd w:id="122"/>
      <w:r w:rsidR="002B5636" w:rsidRPr="0049007D">
        <w:rPr>
          <w:rStyle w:val="CommentReference"/>
          <w:rFonts w:eastAsia="Arial" w:cs="Arial"/>
          <w:lang w:eastAsia="pt-BR"/>
        </w:rPr>
        <w:commentReference w:id="122"/>
      </w:r>
      <w:r w:rsidR="7E14D568" w:rsidRPr="1B6DD445">
        <w:rPr>
          <w:rFonts w:eastAsia="Roboto" w:cs="Times New Roman"/>
          <w:szCs w:val="24"/>
        </w:rPr>
        <w:t>.</w:t>
      </w:r>
    </w:p>
    <w:p w14:paraId="6EA56237" w14:textId="77777777" w:rsidR="0049007D" w:rsidRDefault="00D53F65" w:rsidP="00D973D7">
      <w:pPr>
        <w:pStyle w:val="Caption"/>
        <w:keepNext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598F62A2" wp14:editId="0B1D6691">
            <wp:extent cx="5760082" cy="3425573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2" cy="34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9355" w14:textId="3B54B1D6" w:rsidR="0020519E" w:rsidRDefault="0049007D" w:rsidP="5648039B">
      <w:pPr>
        <w:pStyle w:val="Caption"/>
      </w:pPr>
      <w:bookmarkStart w:id="123" w:name="_Ref176293679"/>
      <w:r>
        <w:t xml:space="preserve">Figura </w:t>
      </w:r>
      <w:fldSimple w:instr=" SEQ Figura \* ARABIC ">
        <w:r w:rsidR="0088622A">
          <w:rPr>
            <w:noProof/>
          </w:rPr>
          <w:t>1</w:t>
        </w:r>
      </w:fldSimple>
      <w:bookmarkEnd w:id="123"/>
      <w:r>
        <w:t>: Diagrama de Implantação</w:t>
      </w:r>
    </w:p>
    <w:p w14:paraId="235F8DB4" w14:textId="77777777" w:rsidR="002A74C1" w:rsidRPr="002A74C1" w:rsidRDefault="002A74C1" w:rsidP="002A74C1">
      <w:pPr>
        <w:rPr>
          <w:lang w:eastAsia="pt-BR"/>
        </w:rPr>
      </w:pPr>
      <w:bookmarkStart w:id="124" w:name="_Toc110363912"/>
    </w:p>
    <w:bookmarkEnd w:id="124"/>
    <w:p w14:paraId="53AADE55" w14:textId="67FDFD15" w:rsidR="00605A40" w:rsidRPr="00DB69E6" w:rsidRDefault="00DE0DEC" w:rsidP="5648039B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4B7AD7DB" w:rsidRPr="5648039B">
        <w:rPr>
          <w:rFonts w:cs="Times New Roman"/>
          <w:szCs w:val="24"/>
        </w:rPr>
        <w:t xml:space="preserve">A </w:t>
      </w:r>
      <w:r w:rsidR="00D973D7" w:rsidRPr="00D973D7">
        <w:rPr>
          <w:rFonts w:cs="Times New Roman"/>
          <w:szCs w:val="24"/>
        </w:rPr>
        <w:fldChar w:fldCharType="begin"/>
      </w:r>
      <w:r w:rsidR="00D973D7" w:rsidRPr="00D973D7">
        <w:rPr>
          <w:rFonts w:cs="Times New Roman"/>
          <w:szCs w:val="24"/>
        </w:rPr>
        <w:instrText xml:space="preserve"> REF _Ref123233616 \h  \* MERGEFORMAT </w:instrText>
      </w:r>
      <w:r w:rsidR="00D973D7" w:rsidRPr="00D973D7">
        <w:rPr>
          <w:rFonts w:cs="Times New Roman"/>
          <w:szCs w:val="24"/>
        </w:rPr>
      </w:r>
      <w:r w:rsidR="00D973D7" w:rsidRPr="00D973D7">
        <w:rPr>
          <w:rFonts w:cs="Times New Roman"/>
          <w:szCs w:val="24"/>
        </w:rPr>
        <w:fldChar w:fldCharType="separate"/>
      </w:r>
      <w:r w:rsidR="0088622A" w:rsidRPr="00E74D14">
        <w:rPr>
          <w:rFonts w:cs="Times New Roman"/>
          <w:szCs w:val="24"/>
        </w:rPr>
        <w:t xml:space="preserve">Figura </w:t>
      </w:r>
      <w:r w:rsidR="0088622A" w:rsidRPr="00E74D14">
        <w:rPr>
          <w:rFonts w:cs="Times New Roman"/>
          <w:noProof/>
          <w:szCs w:val="24"/>
        </w:rPr>
        <w:t>2</w:t>
      </w:r>
      <w:r w:rsidR="00D973D7" w:rsidRPr="00D973D7">
        <w:rPr>
          <w:rFonts w:cs="Times New Roman"/>
          <w:szCs w:val="24"/>
        </w:rPr>
        <w:fldChar w:fldCharType="end"/>
      </w:r>
      <w:r w:rsidR="4B7AD7DB" w:rsidRPr="5648039B">
        <w:rPr>
          <w:rFonts w:cs="Times New Roman"/>
          <w:szCs w:val="24"/>
        </w:rPr>
        <w:t xml:space="preserve">, a seguir, representa o Diagrama de Classes </w:t>
      </w:r>
      <w:r w:rsidR="00261495">
        <w:rPr>
          <w:rFonts w:cs="Times New Roman"/>
          <w:szCs w:val="24"/>
        </w:rPr>
        <w:t xml:space="preserve">(da UML) referente ao </w:t>
      </w:r>
      <w:r w:rsidR="4B7AD7DB" w:rsidRPr="5648039B">
        <w:rPr>
          <w:rFonts w:cs="Times New Roman"/>
          <w:szCs w:val="24"/>
        </w:rPr>
        <w:t>Modelo Conceitual do</w:t>
      </w:r>
      <w:r w:rsidR="00261495">
        <w:rPr>
          <w:rFonts w:cs="Times New Roman"/>
          <w:szCs w:val="24"/>
        </w:rPr>
        <w:t xml:space="preserve"> problema</w:t>
      </w:r>
      <w:r w:rsidR="000F3623">
        <w:rPr>
          <w:rFonts w:cs="Times New Roman"/>
          <w:szCs w:val="24"/>
        </w:rPr>
        <w:t xml:space="preserve"> abordado pelo</w:t>
      </w:r>
      <w:r w:rsidR="4B7AD7DB" w:rsidRPr="5648039B">
        <w:rPr>
          <w:rFonts w:cs="Times New Roman"/>
          <w:szCs w:val="24"/>
        </w:rPr>
        <w:t xml:space="preserve"> projeto. Como este trabalho é uma continuação do </w:t>
      </w:r>
      <w:r w:rsidR="629D680F" w:rsidRPr="5648039B">
        <w:rPr>
          <w:rFonts w:cs="Times New Roman"/>
          <w:szCs w:val="24"/>
        </w:rPr>
        <w:t xml:space="preserve">projeto </w:t>
      </w:r>
      <w:r w:rsidR="629D680F" w:rsidRPr="5648039B">
        <w:rPr>
          <w:rFonts w:cs="Times New Roman"/>
          <w:i/>
          <w:szCs w:val="24"/>
        </w:rPr>
        <w:t>Hora da Libras</w:t>
      </w:r>
      <w:r w:rsidR="4B7AD7DB" w:rsidRPr="5648039B">
        <w:rPr>
          <w:rFonts w:cs="Times New Roman"/>
          <w:szCs w:val="24"/>
        </w:rPr>
        <w:t xml:space="preserve">, o diagrama original foi reutilizado, mantendo as entidades </w:t>
      </w:r>
      <w:r w:rsidR="002D4DBA">
        <w:rPr>
          <w:rFonts w:cs="Times New Roman"/>
          <w:szCs w:val="24"/>
        </w:rPr>
        <w:t xml:space="preserve">originais </w:t>
      </w:r>
      <w:r w:rsidR="000F3623">
        <w:rPr>
          <w:rFonts w:cs="Times New Roman"/>
          <w:szCs w:val="24"/>
        </w:rPr>
        <w:t xml:space="preserve">na cor </w:t>
      </w:r>
      <w:r w:rsidR="4B7AD7DB" w:rsidRPr="5648039B">
        <w:rPr>
          <w:rFonts w:cs="Times New Roman"/>
          <w:szCs w:val="24"/>
        </w:rPr>
        <w:t>amarel</w:t>
      </w:r>
      <w:r w:rsidR="000F3623">
        <w:rPr>
          <w:rFonts w:cs="Times New Roman"/>
          <w:szCs w:val="24"/>
        </w:rPr>
        <w:t>a</w:t>
      </w:r>
      <w:r w:rsidR="4B7AD7DB" w:rsidRPr="5648039B">
        <w:rPr>
          <w:rFonts w:cs="Times New Roman"/>
          <w:szCs w:val="24"/>
        </w:rPr>
        <w:t>. As novas classes e modificações propostas foram realçadas em</w:t>
      </w:r>
      <w:r w:rsidR="4B7AD7DB">
        <w:rPr>
          <w:rFonts w:cs="Times New Roman"/>
          <w:szCs w:val="24"/>
        </w:rPr>
        <w:t xml:space="preserve"> </w:t>
      </w:r>
      <w:r w:rsidR="00304555">
        <w:rPr>
          <w:rFonts w:cs="Times New Roman"/>
          <w:szCs w:val="24"/>
        </w:rPr>
        <w:t>verde</w:t>
      </w:r>
      <w:r w:rsidR="4B7AD7DB" w:rsidRPr="5648039B">
        <w:rPr>
          <w:rFonts w:cs="Times New Roman"/>
          <w:szCs w:val="24"/>
        </w:rPr>
        <w:t>, facilitando a visualização das alterações introduzidas neste trabalho.</w:t>
      </w:r>
    </w:p>
    <w:p w14:paraId="5F9C5F20" w14:textId="3303931E" w:rsidR="00605A40" w:rsidRPr="00DB69E6" w:rsidRDefault="003432D9" w:rsidP="0FF45E64">
      <w:pPr>
        <w:spacing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Uma</w:t>
      </w:r>
      <w:r w:rsidRPr="380BB618">
        <w:rPr>
          <w:rFonts w:cs="Times New Roman"/>
          <w:szCs w:val="24"/>
        </w:rPr>
        <w:t xml:space="preserve"> </w:t>
      </w:r>
      <w:r w:rsidR="00646CB0">
        <w:rPr>
          <w:rFonts w:cs="Times New Roman"/>
          <w:szCs w:val="24"/>
        </w:rPr>
        <w:t>turma (</w:t>
      </w:r>
      <w:r w:rsidR="2EF352BA" w:rsidRPr="380BB618">
        <w:rPr>
          <w:rFonts w:cs="Times New Roman"/>
          <w:szCs w:val="24"/>
        </w:rPr>
        <w:t xml:space="preserve">classe </w:t>
      </w:r>
      <w:r w:rsidR="2EF352BA" w:rsidRPr="380BB618">
        <w:rPr>
          <w:rFonts w:ascii="Consolas" w:eastAsia="Consolas" w:hAnsi="Consolas" w:cs="Consolas"/>
          <w:i/>
          <w:szCs w:val="24"/>
        </w:rPr>
        <w:t>Turma</w:t>
      </w:r>
      <w:r w:rsidR="00646CB0">
        <w:rPr>
          <w:rFonts w:cs="Times New Roman"/>
          <w:szCs w:val="24"/>
        </w:rPr>
        <w:t>),</w:t>
      </w:r>
      <w:r w:rsidR="2EF352BA" w:rsidRPr="380BB618">
        <w:rPr>
          <w:rFonts w:cs="Times New Roman"/>
          <w:szCs w:val="24"/>
        </w:rPr>
        <w:t xml:space="preserve"> </w:t>
      </w:r>
      <w:r w:rsidR="7FD7D35C" w:rsidRPr="380BB618">
        <w:rPr>
          <w:rFonts w:cs="Times New Roman"/>
          <w:szCs w:val="24"/>
        </w:rPr>
        <w:t>contém uma lista de unidades (class</w:t>
      </w:r>
      <w:r w:rsidR="60A28B23" w:rsidRPr="380BB618">
        <w:rPr>
          <w:rFonts w:cs="Times New Roman"/>
          <w:szCs w:val="24"/>
        </w:rPr>
        <w:t>e</w:t>
      </w:r>
      <w:r w:rsidR="7FD7D35C" w:rsidRPr="380BB618">
        <w:rPr>
          <w:rFonts w:cs="Times New Roman"/>
          <w:szCs w:val="24"/>
        </w:rPr>
        <w:t xml:space="preserve"> </w:t>
      </w:r>
      <w:r w:rsidR="7FD7D35C" w:rsidRPr="380BB618">
        <w:rPr>
          <w:rFonts w:ascii="Consolas" w:eastAsia="Consolas" w:hAnsi="Consolas" w:cs="Consolas"/>
          <w:i/>
          <w:szCs w:val="24"/>
        </w:rPr>
        <w:t>Unidade</w:t>
      </w:r>
      <w:r w:rsidR="7FD7D35C" w:rsidRPr="380BB618">
        <w:rPr>
          <w:rFonts w:cs="Times New Roman"/>
          <w:szCs w:val="24"/>
        </w:rPr>
        <w:t>)</w:t>
      </w:r>
      <w:r w:rsidR="00646CB0">
        <w:rPr>
          <w:rFonts w:cs="Times New Roman"/>
          <w:szCs w:val="24"/>
        </w:rPr>
        <w:t>,</w:t>
      </w:r>
      <w:r w:rsidR="7FD7D35C" w:rsidRPr="380BB618">
        <w:rPr>
          <w:rFonts w:cs="Times New Roman"/>
          <w:szCs w:val="24"/>
        </w:rPr>
        <w:t xml:space="preserve"> </w:t>
      </w:r>
      <w:r w:rsidR="62BEBE34" w:rsidRPr="380BB618">
        <w:rPr>
          <w:rFonts w:cs="Times New Roman"/>
          <w:szCs w:val="24"/>
        </w:rPr>
        <w:t xml:space="preserve">que deverão ser cursadas pelos </w:t>
      </w:r>
      <w:r w:rsidR="00646CB0">
        <w:rPr>
          <w:rFonts w:cs="Times New Roman"/>
          <w:szCs w:val="24"/>
        </w:rPr>
        <w:t xml:space="preserve">jogadores </w:t>
      </w:r>
      <w:r w:rsidR="62BEBE34" w:rsidRPr="380BB618">
        <w:rPr>
          <w:rFonts w:cs="Times New Roman"/>
          <w:szCs w:val="24"/>
        </w:rPr>
        <w:t xml:space="preserve">(classe </w:t>
      </w:r>
      <w:r w:rsidR="62BEBE34" w:rsidRPr="380BB618">
        <w:rPr>
          <w:rFonts w:ascii="Consolas" w:eastAsia="Consolas" w:hAnsi="Consolas" w:cs="Consolas"/>
          <w:i/>
          <w:szCs w:val="24"/>
        </w:rPr>
        <w:t>Jogador</w:t>
      </w:r>
      <w:r w:rsidR="62BEBE34" w:rsidRPr="380BB618">
        <w:rPr>
          <w:rFonts w:cs="Times New Roman"/>
          <w:szCs w:val="24"/>
        </w:rPr>
        <w:t xml:space="preserve">) que fazem parte </w:t>
      </w:r>
      <w:r w:rsidR="007D4F81" w:rsidRPr="380BB618">
        <w:rPr>
          <w:rFonts w:cs="Times New Roman"/>
          <w:szCs w:val="24"/>
        </w:rPr>
        <w:t>dela</w:t>
      </w:r>
      <w:r w:rsidR="281C0B90" w:rsidRPr="380BB618">
        <w:rPr>
          <w:rFonts w:cs="Times New Roman"/>
          <w:szCs w:val="24"/>
        </w:rPr>
        <w:t>.</w:t>
      </w:r>
      <w:r w:rsidR="64FA0BBA" w:rsidRPr="380BB618">
        <w:rPr>
          <w:rFonts w:cs="Times New Roman"/>
          <w:szCs w:val="24"/>
        </w:rPr>
        <w:t xml:space="preserve"> Uma </w:t>
      </w:r>
      <w:r w:rsidR="6BDF8236" w:rsidRPr="380BB618">
        <w:rPr>
          <w:rFonts w:ascii="Consolas" w:eastAsia="Consolas" w:hAnsi="Consolas" w:cs="Consolas"/>
          <w:i/>
          <w:szCs w:val="24"/>
        </w:rPr>
        <w:t>T</w:t>
      </w:r>
      <w:r w:rsidR="64FA0BBA" w:rsidRPr="380BB618">
        <w:rPr>
          <w:rFonts w:ascii="Consolas" w:eastAsia="Consolas" w:hAnsi="Consolas" w:cs="Consolas"/>
          <w:i/>
          <w:szCs w:val="24"/>
        </w:rPr>
        <w:t>urma</w:t>
      </w:r>
      <w:r w:rsidR="3F9C87BE" w:rsidRPr="380BB618">
        <w:rPr>
          <w:rFonts w:ascii="Consolas" w:eastAsia="Consolas" w:hAnsi="Consolas" w:cs="Consolas"/>
          <w:i/>
          <w:szCs w:val="24"/>
        </w:rPr>
        <w:t xml:space="preserve"> </w:t>
      </w:r>
      <w:r w:rsidR="3F9C87BE" w:rsidRPr="380BB618">
        <w:rPr>
          <w:rFonts w:cs="Times New Roman"/>
          <w:szCs w:val="24"/>
        </w:rPr>
        <w:t xml:space="preserve">é criada por um </w:t>
      </w:r>
      <w:r w:rsidR="3F9C87BE" w:rsidRPr="380BB618">
        <w:rPr>
          <w:rFonts w:ascii="Consolas" w:eastAsia="Consolas" w:hAnsi="Consolas" w:cs="Consolas"/>
          <w:i/>
          <w:szCs w:val="24"/>
        </w:rPr>
        <w:t>Professor</w:t>
      </w:r>
      <w:r w:rsidR="3F9C87BE" w:rsidRPr="380BB618">
        <w:rPr>
          <w:rFonts w:cs="Times New Roman"/>
          <w:szCs w:val="24"/>
        </w:rPr>
        <w:t>, e este pode a</w:t>
      </w:r>
      <w:r w:rsidR="2047D512" w:rsidRPr="380BB618">
        <w:rPr>
          <w:rFonts w:cs="Times New Roman"/>
          <w:szCs w:val="24"/>
        </w:rPr>
        <w:t>dicionar unidades à lista de unidades</w:t>
      </w:r>
      <w:r w:rsidR="0345E09B" w:rsidRPr="380BB618">
        <w:rPr>
          <w:rFonts w:cs="Times New Roman"/>
          <w:szCs w:val="24"/>
        </w:rPr>
        <w:t xml:space="preserve"> das turmas criadas por ele.</w:t>
      </w:r>
      <w:r w:rsidR="06225E6F" w:rsidRPr="380BB618">
        <w:rPr>
          <w:rFonts w:cs="Times New Roman"/>
          <w:szCs w:val="24"/>
        </w:rPr>
        <w:t xml:space="preserve"> Além disso, um </w:t>
      </w:r>
      <w:r w:rsidR="06225E6F" w:rsidRPr="380BB618">
        <w:rPr>
          <w:rFonts w:ascii="Consolas" w:eastAsia="Consolas" w:hAnsi="Consolas" w:cs="Consolas"/>
          <w:i/>
          <w:szCs w:val="24"/>
        </w:rPr>
        <w:t xml:space="preserve">Jogador </w:t>
      </w:r>
      <w:r w:rsidR="06225E6F" w:rsidRPr="380BB618">
        <w:rPr>
          <w:rFonts w:cs="Times New Roman"/>
          <w:szCs w:val="24"/>
        </w:rPr>
        <w:t xml:space="preserve">pode </w:t>
      </w:r>
      <w:r w:rsidR="7053C91F" w:rsidRPr="380BB618">
        <w:rPr>
          <w:rFonts w:cs="Times New Roman"/>
          <w:szCs w:val="24"/>
        </w:rPr>
        <w:t xml:space="preserve">escolher </w:t>
      </w:r>
      <w:r w:rsidR="06225E6F" w:rsidRPr="380BB618">
        <w:rPr>
          <w:rFonts w:cs="Times New Roman"/>
          <w:szCs w:val="24"/>
        </w:rPr>
        <w:t>entrar em uma</w:t>
      </w:r>
      <w:r w:rsidR="285C05B5" w:rsidRPr="380BB618">
        <w:rPr>
          <w:rFonts w:cs="Times New Roman"/>
          <w:szCs w:val="24"/>
        </w:rPr>
        <w:t xml:space="preserve"> ou mais</w:t>
      </w:r>
      <w:r w:rsidR="06225E6F" w:rsidRPr="380BB618">
        <w:rPr>
          <w:rFonts w:cs="Times New Roman"/>
          <w:szCs w:val="24"/>
        </w:rPr>
        <w:t xml:space="preserve"> </w:t>
      </w:r>
      <w:r w:rsidR="65BED9A2" w:rsidRPr="380BB618">
        <w:rPr>
          <w:rFonts w:cs="Times New Roman"/>
          <w:szCs w:val="24"/>
        </w:rPr>
        <w:t>t</w:t>
      </w:r>
      <w:r w:rsidR="06225E6F" w:rsidRPr="380BB618">
        <w:rPr>
          <w:rFonts w:cs="Times New Roman"/>
          <w:szCs w:val="24"/>
        </w:rPr>
        <w:t>urma</w:t>
      </w:r>
      <w:r w:rsidR="00B0FC67" w:rsidRPr="380BB618">
        <w:rPr>
          <w:rFonts w:cs="Times New Roman"/>
          <w:szCs w:val="24"/>
        </w:rPr>
        <w:t>s</w:t>
      </w:r>
      <w:r w:rsidR="0252B76B" w:rsidRPr="380BB618">
        <w:rPr>
          <w:rFonts w:cs="Times New Roman"/>
          <w:szCs w:val="24"/>
        </w:rPr>
        <w:t>,</w:t>
      </w:r>
      <w:r w:rsidR="151695F0" w:rsidRPr="380BB618">
        <w:rPr>
          <w:rFonts w:cs="Times New Roman"/>
          <w:szCs w:val="24"/>
        </w:rPr>
        <w:t xml:space="preserve"> tornando-se aluno dessas turmas.</w:t>
      </w:r>
      <w:r w:rsidR="0252B76B" w:rsidRPr="380BB618">
        <w:rPr>
          <w:rFonts w:cs="Times New Roman"/>
          <w:szCs w:val="24"/>
        </w:rPr>
        <w:t xml:space="preserve"> </w:t>
      </w:r>
      <w:r w:rsidR="33745619" w:rsidRPr="380BB618">
        <w:rPr>
          <w:rFonts w:cs="Times New Roman"/>
          <w:szCs w:val="24"/>
        </w:rPr>
        <w:t>A</w:t>
      </w:r>
      <w:r w:rsidR="0252B76B" w:rsidRPr="380BB618">
        <w:rPr>
          <w:rFonts w:cs="Times New Roman"/>
          <w:szCs w:val="24"/>
        </w:rPr>
        <w:t xml:space="preserve"> partir daí, ele pode</w:t>
      </w:r>
      <w:r w:rsidR="0BAEC5E5" w:rsidRPr="380BB618">
        <w:rPr>
          <w:rFonts w:cs="Times New Roman"/>
          <w:szCs w:val="24"/>
        </w:rPr>
        <w:t>rá</w:t>
      </w:r>
      <w:r w:rsidR="0252B76B" w:rsidRPr="380BB618">
        <w:rPr>
          <w:rFonts w:cs="Times New Roman"/>
          <w:szCs w:val="24"/>
        </w:rPr>
        <w:t xml:space="preserve"> estudar as unidades previamente cadastradas </w:t>
      </w:r>
      <w:r w:rsidR="378222C4" w:rsidRPr="380BB618">
        <w:rPr>
          <w:rFonts w:cs="Times New Roman"/>
          <w:szCs w:val="24"/>
        </w:rPr>
        <w:t>na</w:t>
      </w:r>
      <w:r w:rsidR="0252B76B" w:rsidRPr="380BB618">
        <w:rPr>
          <w:rFonts w:cs="Times New Roman"/>
          <w:szCs w:val="24"/>
        </w:rPr>
        <w:t>quela</w:t>
      </w:r>
      <w:r w:rsidR="4A2CC0CD" w:rsidRPr="380BB618">
        <w:rPr>
          <w:rFonts w:cs="Times New Roman"/>
          <w:szCs w:val="24"/>
        </w:rPr>
        <w:t xml:space="preserve"> </w:t>
      </w:r>
      <w:r w:rsidR="6CE9AE2F" w:rsidRPr="380BB618">
        <w:rPr>
          <w:rFonts w:ascii="Consolas" w:eastAsia="Consolas" w:hAnsi="Consolas" w:cs="Consolas"/>
          <w:i/>
          <w:szCs w:val="24"/>
        </w:rPr>
        <w:t>T</w:t>
      </w:r>
      <w:r w:rsidR="4A2CC0CD" w:rsidRPr="380BB618">
        <w:rPr>
          <w:rFonts w:ascii="Consolas" w:eastAsia="Consolas" w:hAnsi="Consolas" w:cs="Consolas"/>
          <w:i/>
          <w:szCs w:val="24"/>
        </w:rPr>
        <w:t>urma</w:t>
      </w:r>
      <w:r w:rsidR="4A2CC0CD" w:rsidRPr="380BB618">
        <w:rPr>
          <w:rFonts w:cs="Times New Roman"/>
          <w:szCs w:val="24"/>
        </w:rPr>
        <w:t xml:space="preserve"> e o </w:t>
      </w:r>
      <w:r w:rsidR="58E4121B" w:rsidRPr="380BB618">
        <w:rPr>
          <w:rFonts w:ascii="Consolas" w:eastAsia="Consolas" w:hAnsi="Consolas" w:cs="Consolas"/>
          <w:i/>
          <w:szCs w:val="24"/>
        </w:rPr>
        <w:t>P</w:t>
      </w:r>
      <w:r w:rsidR="4A2CC0CD" w:rsidRPr="380BB618">
        <w:rPr>
          <w:rFonts w:ascii="Consolas" w:eastAsia="Consolas" w:hAnsi="Consolas" w:cs="Consolas"/>
          <w:i/>
          <w:szCs w:val="24"/>
        </w:rPr>
        <w:t>rofessor</w:t>
      </w:r>
      <w:r w:rsidR="4A2CC0CD" w:rsidRPr="380BB618">
        <w:rPr>
          <w:rFonts w:cs="Times New Roman"/>
          <w:szCs w:val="24"/>
        </w:rPr>
        <w:t xml:space="preserve"> associado </w:t>
      </w:r>
      <w:r w:rsidR="497DD833" w:rsidRPr="380BB618">
        <w:rPr>
          <w:rFonts w:cs="Times New Roman"/>
          <w:szCs w:val="24"/>
        </w:rPr>
        <w:t xml:space="preserve">a ela </w:t>
      </w:r>
      <w:r w:rsidR="4A2CC0CD" w:rsidRPr="380BB618">
        <w:rPr>
          <w:rFonts w:cs="Times New Roman"/>
          <w:szCs w:val="24"/>
        </w:rPr>
        <w:t>poderá acompa</w:t>
      </w:r>
      <w:r w:rsidR="69B5BB4D" w:rsidRPr="380BB618">
        <w:rPr>
          <w:rFonts w:cs="Times New Roman"/>
          <w:szCs w:val="24"/>
        </w:rPr>
        <w:t>nhar o desempenho de seus alunos.</w:t>
      </w:r>
    </w:p>
    <w:p w14:paraId="46F2C95D" w14:textId="241B73E7" w:rsidR="00605A40" w:rsidRPr="00DB69E6" w:rsidRDefault="00960D42" w:rsidP="5648039B">
      <w:pPr>
        <w:spacing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classe</w:t>
      </w:r>
      <w:r w:rsidR="00FE525D">
        <w:rPr>
          <w:rFonts w:cs="Times New Roman"/>
          <w:szCs w:val="24"/>
        </w:rPr>
        <w:t xml:space="preserve"> </w:t>
      </w:r>
      <w:r w:rsidR="23E8E072" w:rsidRPr="5648039B">
        <w:rPr>
          <w:rStyle w:val="MonoSpaceChar"/>
          <w:rFonts w:cs="Times New Roman"/>
          <w:szCs w:val="24"/>
        </w:rPr>
        <w:t>ModoDeAutenticacao</w:t>
      </w:r>
      <w:r w:rsidR="675E7FC3" w:rsidRPr="564803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representa </w:t>
      </w:r>
      <w:r w:rsidR="00FE525D">
        <w:rPr>
          <w:rFonts w:cs="Times New Roman"/>
          <w:szCs w:val="24"/>
        </w:rPr>
        <w:t>um</w:t>
      </w:r>
      <w:r w:rsidR="00B47913">
        <w:rPr>
          <w:rFonts w:cs="Times New Roman"/>
          <w:szCs w:val="24"/>
        </w:rPr>
        <w:t>a maneira pela qual um usuário (</w:t>
      </w:r>
      <w:r w:rsidR="00BB0D42">
        <w:rPr>
          <w:rFonts w:cs="Times New Roman"/>
          <w:szCs w:val="24"/>
        </w:rPr>
        <w:t xml:space="preserve">ex., </w:t>
      </w:r>
      <w:r w:rsidR="00B47913">
        <w:rPr>
          <w:rFonts w:cs="Times New Roman"/>
          <w:szCs w:val="24"/>
        </w:rPr>
        <w:t>jogador</w:t>
      </w:r>
      <w:r w:rsidR="00BB0D42">
        <w:rPr>
          <w:rFonts w:cs="Times New Roman"/>
          <w:szCs w:val="24"/>
        </w:rPr>
        <w:t>, professor</w:t>
      </w:r>
      <w:r w:rsidR="00B47913">
        <w:rPr>
          <w:rFonts w:cs="Times New Roman"/>
          <w:szCs w:val="24"/>
        </w:rPr>
        <w:t>) pode se autenticar na aplicação</w:t>
      </w:r>
      <w:r w:rsidR="3E043217" w:rsidRPr="5648039B">
        <w:rPr>
          <w:rFonts w:cs="Times New Roman"/>
          <w:szCs w:val="24"/>
        </w:rPr>
        <w:t>.</w:t>
      </w:r>
      <w:r w:rsidR="76EAA232" w:rsidRPr="5648039B">
        <w:rPr>
          <w:rFonts w:cs="Times New Roman"/>
          <w:szCs w:val="24"/>
        </w:rPr>
        <w:t xml:space="preserve"> </w:t>
      </w:r>
      <w:r w:rsidR="00C124EB">
        <w:rPr>
          <w:rFonts w:cs="Times New Roman"/>
          <w:szCs w:val="24"/>
        </w:rPr>
        <w:t>Um usuário (</w:t>
      </w:r>
      <w:r w:rsidR="76EAA232" w:rsidRPr="5648039B">
        <w:rPr>
          <w:rFonts w:cs="Times New Roman"/>
          <w:szCs w:val="24"/>
        </w:rPr>
        <w:t>class</w:t>
      </w:r>
      <w:r w:rsidR="095BF556" w:rsidRPr="5648039B">
        <w:rPr>
          <w:rFonts w:cs="Times New Roman"/>
          <w:szCs w:val="24"/>
        </w:rPr>
        <w:t xml:space="preserve">e </w:t>
      </w:r>
      <w:r w:rsidR="771E7E1A" w:rsidRPr="5648039B">
        <w:rPr>
          <w:rFonts w:ascii="Consolas" w:eastAsia="Consolas" w:hAnsi="Consolas" w:cs="Consolas"/>
          <w:i/>
          <w:szCs w:val="24"/>
        </w:rPr>
        <w:t>U</w:t>
      </w:r>
      <w:r w:rsidR="76EAA232" w:rsidRPr="5648039B">
        <w:rPr>
          <w:rFonts w:ascii="Consolas" w:eastAsia="Consolas" w:hAnsi="Consolas" w:cs="Consolas"/>
          <w:i/>
          <w:szCs w:val="24"/>
        </w:rPr>
        <w:t>suario</w:t>
      </w:r>
      <w:r w:rsidR="00C124EB">
        <w:rPr>
          <w:rFonts w:cs="Times New Roman"/>
          <w:szCs w:val="24"/>
        </w:rPr>
        <w:t xml:space="preserve">) </w:t>
      </w:r>
      <w:r w:rsidR="76EAA232" w:rsidRPr="5648039B">
        <w:rPr>
          <w:rFonts w:cs="Times New Roman"/>
          <w:szCs w:val="24"/>
        </w:rPr>
        <w:t xml:space="preserve"> representa os usuários que podem entrar no </w:t>
      </w:r>
      <w:r w:rsidR="7D03593D" w:rsidRPr="5648039B">
        <w:rPr>
          <w:rFonts w:cs="Times New Roman"/>
          <w:szCs w:val="24"/>
        </w:rPr>
        <w:t xml:space="preserve">sistema. As classes </w:t>
      </w:r>
      <w:r w:rsidR="7D03593D" w:rsidRPr="5648039B">
        <w:rPr>
          <w:rFonts w:ascii="Consolas" w:eastAsia="Consolas" w:hAnsi="Consolas" w:cs="Consolas"/>
          <w:i/>
          <w:szCs w:val="24"/>
        </w:rPr>
        <w:t xml:space="preserve">Professor </w:t>
      </w:r>
      <w:r w:rsidR="7D03593D" w:rsidRPr="5648039B">
        <w:rPr>
          <w:rFonts w:cs="Times New Roman"/>
          <w:szCs w:val="24"/>
        </w:rPr>
        <w:t xml:space="preserve">e </w:t>
      </w:r>
      <w:r w:rsidR="7D03593D" w:rsidRPr="5648039B">
        <w:rPr>
          <w:rFonts w:ascii="Consolas" w:eastAsia="Consolas" w:hAnsi="Consolas" w:cs="Consolas"/>
          <w:i/>
          <w:szCs w:val="24"/>
        </w:rPr>
        <w:t xml:space="preserve">Jogador </w:t>
      </w:r>
      <w:r w:rsidR="00231797">
        <w:rPr>
          <w:rFonts w:cs="Times New Roman"/>
          <w:szCs w:val="24"/>
        </w:rPr>
        <w:t xml:space="preserve">herdam da </w:t>
      </w:r>
      <w:r w:rsidR="7D03593D" w:rsidRPr="5648039B">
        <w:rPr>
          <w:rFonts w:cs="Times New Roman"/>
          <w:szCs w:val="24"/>
        </w:rPr>
        <w:t xml:space="preserve">classe </w:t>
      </w:r>
      <w:r w:rsidR="7D03593D" w:rsidRPr="5648039B">
        <w:rPr>
          <w:rFonts w:ascii="Consolas" w:eastAsia="Consolas" w:hAnsi="Consolas" w:cs="Consolas"/>
          <w:i/>
          <w:szCs w:val="24"/>
        </w:rPr>
        <w:t>Usuario</w:t>
      </w:r>
      <w:r w:rsidR="26151F89" w:rsidRPr="5648039B">
        <w:rPr>
          <w:rFonts w:cs="Times New Roman"/>
          <w:szCs w:val="24"/>
        </w:rPr>
        <w:t>. Somente professores terão acesso ao Sistema de Gestão.</w:t>
      </w:r>
    </w:p>
    <w:p w14:paraId="7C10D4A3" w14:textId="1DB6F1E0" w:rsidR="00605A40" w:rsidRPr="00DB69E6" w:rsidRDefault="002845DB" w:rsidP="0FF45E64">
      <w:pPr>
        <w:spacing w:line="360" w:lineRule="auto"/>
        <w:ind w:firstLine="70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A </w:t>
      </w:r>
      <w:r w:rsidR="0E63896A" w:rsidRPr="5648039B">
        <w:rPr>
          <w:rFonts w:cs="Times New Roman"/>
          <w:szCs w:val="24"/>
        </w:rPr>
        <w:t xml:space="preserve">classe </w:t>
      </w:r>
      <w:r w:rsidR="0E63896A" w:rsidRPr="0FF45E64">
        <w:rPr>
          <w:rFonts w:ascii="Consolas" w:eastAsia="Consolas" w:hAnsi="Consolas" w:cs="Consolas"/>
          <w:i/>
          <w:szCs w:val="24"/>
        </w:rPr>
        <w:t>Regiao</w:t>
      </w:r>
      <w:r w:rsidR="0E63896A" w:rsidRPr="5648039B">
        <w:rPr>
          <w:rFonts w:cs="Times New Roman"/>
          <w:szCs w:val="24"/>
        </w:rPr>
        <w:t xml:space="preserve"> representa uma </w:t>
      </w:r>
      <w:r w:rsidR="54E8DDBE" w:rsidRPr="5648039B">
        <w:rPr>
          <w:rFonts w:cs="Times New Roman"/>
          <w:szCs w:val="24"/>
        </w:rPr>
        <w:t>região geográfica</w:t>
      </w:r>
      <w:r w:rsidR="72DBF5D5" w:rsidRPr="5648039B">
        <w:rPr>
          <w:rFonts w:cs="Times New Roman"/>
          <w:szCs w:val="24"/>
        </w:rPr>
        <w:t xml:space="preserve"> (região do Brasil, estado ou cidade)</w:t>
      </w:r>
      <w:r w:rsidR="54E8DDBE" w:rsidRPr="5648039B">
        <w:rPr>
          <w:rFonts w:cs="Times New Roman"/>
          <w:szCs w:val="24"/>
        </w:rPr>
        <w:t xml:space="preserve"> onde um determinado termo em LIBRAS é representado de uma </w:t>
      </w:r>
      <w:r w:rsidR="57512CAD" w:rsidRPr="5648039B">
        <w:rPr>
          <w:rFonts w:cs="Times New Roman"/>
          <w:szCs w:val="24"/>
        </w:rPr>
        <w:t xml:space="preserve">maneira diferente do restante do país. </w:t>
      </w:r>
      <w:r w:rsidR="00240E66">
        <w:rPr>
          <w:rFonts w:cs="Times New Roman"/>
          <w:szCs w:val="24"/>
        </w:rPr>
        <w:t xml:space="preserve">Um </w:t>
      </w:r>
      <w:r w:rsidR="2BC249F1" w:rsidRPr="0FF45E64">
        <w:rPr>
          <w:rFonts w:ascii="Consolas" w:eastAsia="Consolas" w:hAnsi="Consolas" w:cs="Consolas"/>
          <w:i/>
          <w:szCs w:val="24"/>
        </w:rPr>
        <w:t xml:space="preserve">Jogador </w:t>
      </w:r>
      <w:r w:rsidR="00240E66">
        <w:rPr>
          <w:rFonts w:cs="Times New Roman"/>
          <w:szCs w:val="24"/>
        </w:rPr>
        <w:t xml:space="preserve">deve ter </w:t>
      </w:r>
      <w:r w:rsidR="2BC249F1" w:rsidRPr="5648039B">
        <w:rPr>
          <w:rFonts w:cs="Times New Roman"/>
          <w:szCs w:val="24"/>
        </w:rPr>
        <w:t xml:space="preserve">uma configuração no aplicativo </w:t>
      </w:r>
      <w:commentRangeStart w:id="125"/>
      <w:commentRangeEnd w:id="125"/>
      <w:r w:rsidR="005B28A3">
        <w:rPr>
          <w:rStyle w:val="CommentReference"/>
          <w:rFonts w:eastAsia="Arial" w:cs="Arial"/>
          <w:lang w:eastAsia="pt-BR"/>
        </w:rPr>
        <w:commentReference w:id="125"/>
      </w:r>
      <w:r w:rsidR="005B28A3">
        <w:rPr>
          <w:rFonts w:cs="Times New Roman"/>
          <w:szCs w:val="24"/>
        </w:rPr>
        <w:t xml:space="preserve">em que </w:t>
      </w:r>
      <w:r w:rsidR="2BC249F1" w:rsidRPr="5648039B">
        <w:rPr>
          <w:rFonts w:cs="Times New Roman"/>
          <w:szCs w:val="24"/>
        </w:rPr>
        <w:t xml:space="preserve">ele </w:t>
      </w:r>
      <w:r w:rsidR="00240E66">
        <w:rPr>
          <w:rFonts w:cs="Times New Roman"/>
          <w:szCs w:val="24"/>
        </w:rPr>
        <w:t xml:space="preserve">possa </w:t>
      </w:r>
      <w:r w:rsidR="2BC249F1" w:rsidRPr="5648039B">
        <w:rPr>
          <w:rFonts w:cs="Times New Roman"/>
          <w:szCs w:val="24"/>
        </w:rPr>
        <w:t xml:space="preserve">selecionar qual </w:t>
      </w:r>
      <w:r w:rsidR="728EF740" w:rsidRPr="0FF45E64">
        <w:rPr>
          <w:rFonts w:ascii="Consolas" w:eastAsia="Consolas" w:hAnsi="Consolas" w:cs="Consolas"/>
          <w:i/>
          <w:szCs w:val="24"/>
        </w:rPr>
        <w:t>R</w:t>
      </w:r>
      <w:r w:rsidR="2BC249F1" w:rsidRPr="0FF45E64">
        <w:rPr>
          <w:rFonts w:ascii="Consolas" w:eastAsia="Consolas" w:hAnsi="Consolas" w:cs="Consolas"/>
          <w:i/>
          <w:szCs w:val="24"/>
        </w:rPr>
        <w:t>egi</w:t>
      </w:r>
      <w:r w:rsidR="7F79884E" w:rsidRPr="0FF45E64">
        <w:rPr>
          <w:rFonts w:ascii="Consolas" w:eastAsia="Consolas" w:hAnsi="Consolas" w:cs="Consolas"/>
          <w:i/>
          <w:szCs w:val="24"/>
        </w:rPr>
        <w:t>a</w:t>
      </w:r>
      <w:r w:rsidR="2BC249F1" w:rsidRPr="0FF45E64">
        <w:rPr>
          <w:rFonts w:ascii="Consolas" w:eastAsia="Consolas" w:hAnsi="Consolas" w:cs="Consolas"/>
          <w:i/>
          <w:szCs w:val="24"/>
        </w:rPr>
        <w:t xml:space="preserve">o </w:t>
      </w:r>
      <w:r w:rsidR="2BC249F1" w:rsidRPr="5648039B">
        <w:rPr>
          <w:rFonts w:cs="Times New Roman"/>
          <w:szCs w:val="24"/>
        </w:rPr>
        <w:t>quer estudar</w:t>
      </w:r>
      <w:r w:rsidR="67365A87" w:rsidRPr="5648039B">
        <w:rPr>
          <w:rFonts w:cs="Times New Roman"/>
          <w:szCs w:val="24"/>
        </w:rPr>
        <w:t xml:space="preserve">. A </w:t>
      </w:r>
      <w:r w:rsidR="67365A87" w:rsidRPr="0FF45E64">
        <w:rPr>
          <w:rFonts w:ascii="Consolas" w:eastAsia="Consolas" w:hAnsi="Consolas" w:cs="Consolas"/>
          <w:i/>
          <w:szCs w:val="24"/>
        </w:rPr>
        <w:t xml:space="preserve">Regiao </w:t>
      </w:r>
      <w:r w:rsidR="67365A87" w:rsidRPr="5648039B">
        <w:rPr>
          <w:rFonts w:cs="Times New Roman"/>
          <w:szCs w:val="24"/>
        </w:rPr>
        <w:t>padrão, quando o Jogador não especificou, é “Todo o Brasil”.</w:t>
      </w:r>
      <w:r w:rsidR="1301ABAC" w:rsidRPr="5648039B">
        <w:rPr>
          <w:rFonts w:cs="Times New Roman"/>
          <w:szCs w:val="24"/>
        </w:rPr>
        <w:t xml:space="preserve"> Com isso, cada </w:t>
      </w:r>
      <w:r w:rsidR="1301ABAC" w:rsidRPr="0FF45E64">
        <w:rPr>
          <w:rFonts w:ascii="Consolas" w:eastAsia="Consolas" w:hAnsi="Consolas" w:cs="Consolas"/>
          <w:i/>
          <w:szCs w:val="24"/>
        </w:rPr>
        <w:t xml:space="preserve">Palavra </w:t>
      </w:r>
      <w:r w:rsidR="1301ABAC" w:rsidRPr="5648039B">
        <w:rPr>
          <w:rFonts w:cs="Times New Roman"/>
          <w:szCs w:val="24"/>
        </w:rPr>
        <w:t xml:space="preserve">pode ter mais de um </w:t>
      </w:r>
      <w:r w:rsidR="1301ABAC" w:rsidRPr="0FF45E64">
        <w:rPr>
          <w:rFonts w:ascii="Consolas" w:eastAsia="Consolas" w:hAnsi="Consolas" w:cs="Consolas"/>
          <w:i/>
          <w:szCs w:val="24"/>
        </w:rPr>
        <w:t>VisualDePalavra</w:t>
      </w:r>
      <w:r w:rsidR="494B1DD7" w:rsidRPr="0FF45E64">
        <w:rPr>
          <w:rFonts w:ascii="Consolas" w:eastAsia="Consolas" w:hAnsi="Consolas" w:cs="Consolas"/>
          <w:i/>
          <w:szCs w:val="24"/>
        </w:rPr>
        <w:t xml:space="preserve"> </w:t>
      </w:r>
      <w:r w:rsidR="494B1DD7" w:rsidRPr="5648039B">
        <w:rPr>
          <w:rFonts w:cs="Times New Roman"/>
          <w:szCs w:val="24"/>
        </w:rPr>
        <w:t xml:space="preserve">(um para cada </w:t>
      </w:r>
      <w:r w:rsidR="494B1DD7" w:rsidRPr="0FF45E64">
        <w:rPr>
          <w:rFonts w:ascii="Consolas" w:eastAsia="Consolas" w:hAnsi="Consolas" w:cs="Consolas"/>
          <w:i/>
          <w:szCs w:val="24"/>
        </w:rPr>
        <w:t xml:space="preserve">Regiao </w:t>
      </w:r>
      <w:r w:rsidR="494B1DD7" w:rsidRPr="5648039B">
        <w:rPr>
          <w:rFonts w:cs="Times New Roman"/>
          <w:szCs w:val="24"/>
        </w:rPr>
        <w:t>que tenha uma variação)</w:t>
      </w:r>
      <w:r w:rsidR="0C03F078" w:rsidRPr="5648039B">
        <w:rPr>
          <w:rFonts w:cs="Times New Roman"/>
          <w:szCs w:val="24"/>
        </w:rPr>
        <w:t xml:space="preserve">. Sendo assim, um </w:t>
      </w:r>
      <w:r w:rsidR="48FE38CC" w:rsidRPr="0FF45E64">
        <w:rPr>
          <w:rFonts w:ascii="Consolas" w:eastAsia="Consolas" w:hAnsi="Consolas" w:cs="Consolas"/>
          <w:i/>
          <w:szCs w:val="24"/>
        </w:rPr>
        <w:t>E</w:t>
      </w:r>
      <w:r w:rsidR="0C03F078" w:rsidRPr="0FF45E64">
        <w:rPr>
          <w:rFonts w:ascii="Consolas" w:eastAsia="Consolas" w:hAnsi="Consolas" w:cs="Consolas"/>
          <w:i/>
          <w:szCs w:val="24"/>
        </w:rPr>
        <w:t>xerc</w:t>
      </w:r>
      <w:r w:rsidR="0A4F52FE" w:rsidRPr="0FF45E64">
        <w:rPr>
          <w:rFonts w:ascii="Consolas" w:eastAsia="Consolas" w:hAnsi="Consolas" w:cs="Consolas"/>
          <w:i/>
          <w:szCs w:val="24"/>
        </w:rPr>
        <w:t>i</w:t>
      </w:r>
      <w:r w:rsidR="0C03F078" w:rsidRPr="0FF45E64">
        <w:rPr>
          <w:rFonts w:ascii="Consolas" w:eastAsia="Consolas" w:hAnsi="Consolas" w:cs="Consolas"/>
          <w:i/>
          <w:szCs w:val="24"/>
        </w:rPr>
        <w:t>c</w:t>
      </w:r>
      <w:r w:rsidR="7DB246DF" w:rsidRPr="0FF45E64">
        <w:rPr>
          <w:rFonts w:ascii="Consolas" w:eastAsia="Consolas" w:hAnsi="Consolas" w:cs="Consolas"/>
          <w:i/>
          <w:szCs w:val="24"/>
        </w:rPr>
        <w:t>i</w:t>
      </w:r>
      <w:r w:rsidR="0C03F078" w:rsidRPr="0FF45E64">
        <w:rPr>
          <w:rFonts w:ascii="Consolas" w:eastAsia="Consolas" w:hAnsi="Consolas" w:cs="Consolas"/>
          <w:i/>
          <w:szCs w:val="24"/>
        </w:rPr>
        <w:t>o</w:t>
      </w:r>
      <w:r w:rsidR="3AA7879D" w:rsidRPr="0FF45E64">
        <w:rPr>
          <w:rFonts w:ascii="Consolas" w:eastAsia="Consolas" w:hAnsi="Consolas" w:cs="Consolas"/>
          <w:i/>
          <w:szCs w:val="24"/>
        </w:rPr>
        <w:t xml:space="preserve"> </w:t>
      </w:r>
      <w:r w:rsidR="3AA7879D" w:rsidRPr="5648039B">
        <w:rPr>
          <w:rFonts w:cs="Times New Roman"/>
          <w:szCs w:val="24"/>
        </w:rPr>
        <w:t xml:space="preserve">que utilize uma </w:t>
      </w:r>
      <w:r w:rsidR="4BE3F8AB" w:rsidRPr="0FF45E64">
        <w:rPr>
          <w:rFonts w:ascii="Consolas" w:eastAsia="Consolas" w:hAnsi="Consolas" w:cs="Consolas"/>
          <w:i/>
          <w:szCs w:val="24"/>
        </w:rPr>
        <w:t>P</w:t>
      </w:r>
      <w:r w:rsidR="3AA7879D" w:rsidRPr="0FF45E64">
        <w:rPr>
          <w:rFonts w:ascii="Consolas" w:eastAsia="Consolas" w:hAnsi="Consolas" w:cs="Consolas"/>
          <w:i/>
          <w:szCs w:val="24"/>
        </w:rPr>
        <w:t xml:space="preserve">alavra </w:t>
      </w:r>
      <w:r w:rsidR="3AA7879D" w:rsidRPr="5648039B">
        <w:rPr>
          <w:rFonts w:cs="Times New Roman"/>
          <w:szCs w:val="24"/>
        </w:rPr>
        <w:t>específica</w:t>
      </w:r>
      <w:r w:rsidR="343A8546" w:rsidRPr="5648039B">
        <w:rPr>
          <w:rFonts w:cs="Times New Roman"/>
          <w:szCs w:val="24"/>
        </w:rPr>
        <w:t xml:space="preserve">, selecionará dinamicamente o </w:t>
      </w:r>
      <w:r w:rsidR="343A8546" w:rsidRPr="0FF45E64">
        <w:rPr>
          <w:rFonts w:ascii="Consolas" w:eastAsia="Consolas" w:hAnsi="Consolas" w:cs="Consolas"/>
          <w:i/>
          <w:szCs w:val="24"/>
        </w:rPr>
        <w:t xml:space="preserve">VisualDePalavra </w:t>
      </w:r>
      <w:r w:rsidR="343A8546" w:rsidRPr="5648039B">
        <w:rPr>
          <w:rFonts w:cs="Times New Roman"/>
          <w:szCs w:val="24"/>
        </w:rPr>
        <w:t xml:space="preserve">adequado </w:t>
      </w:r>
      <w:r w:rsidR="6B3A2124" w:rsidRPr="5648039B">
        <w:rPr>
          <w:rFonts w:cs="Times New Roman"/>
          <w:szCs w:val="24"/>
        </w:rPr>
        <w:t xml:space="preserve">a partir da </w:t>
      </w:r>
      <w:r w:rsidR="6B3A2124" w:rsidRPr="0FF45E64">
        <w:rPr>
          <w:rFonts w:ascii="Consolas" w:eastAsia="Consolas" w:hAnsi="Consolas" w:cs="Consolas"/>
          <w:i/>
          <w:szCs w:val="24"/>
        </w:rPr>
        <w:t xml:space="preserve">Regiao </w:t>
      </w:r>
      <w:r w:rsidR="6B3A2124" w:rsidRPr="5648039B">
        <w:rPr>
          <w:rFonts w:cs="Times New Roman"/>
          <w:szCs w:val="24"/>
        </w:rPr>
        <w:t xml:space="preserve">definida para o </w:t>
      </w:r>
      <w:r w:rsidR="6B3A2124" w:rsidRPr="0FF45E64">
        <w:rPr>
          <w:rFonts w:ascii="Consolas" w:eastAsia="Consolas" w:hAnsi="Consolas" w:cs="Consolas"/>
          <w:i/>
          <w:szCs w:val="24"/>
        </w:rPr>
        <w:t>Jogador</w:t>
      </w:r>
      <w:r w:rsidR="6B3A2124" w:rsidRPr="5648039B">
        <w:rPr>
          <w:rFonts w:cs="Times New Roman"/>
          <w:szCs w:val="24"/>
        </w:rPr>
        <w:t>.</w:t>
      </w:r>
    </w:p>
    <w:p w14:paraId="5B866E10" w14:textId="181CF0BA" w:rsidR="5ADA7709" w:rsidRDefault="5ADA7709" w:rsidP="5648039B">
      <w:pPr>
        <w:spacing w:line="360" w:lineRule="auto"/>
        <w:ind w:firstLine="708"/>
        <w:jc w:val="both"/>
        <w:rPr>
          <w:rFonts w:cs="Times New Roman"/>
          <w:szCs w:val="24"/>
        </w:rPr>
      </w:pPr>
    </w:p>
    <w:p w14:paraId="197885DC" w14:textId="21EE660F" w:rsidR="00F7404D" w:rsidRDefault="00F7404D" w:rsidP="003F2114">
      <w:pPr>
        <w:spacing w:line="360" w:lineRule="auto"/>
        <w:ind w:firstLine="708"/>
        <w:jc w:val="both"/>
        <w:rPr>
          <w:rFonts w:cs="Times New Roman"/>
          <w:szCs w:val="24"/>
          <w:highlight w:val="yellow"/>
        </w:rPr>
        <w:sectPr w:rsidR="00F7404D" w:rsidSect="00B36866">
          <w:footerReference w:type="first" r:id="rId21"/>
          <w:pgSz w:w="11906" w:h="16838" w:code="9"/>
          <w:pgMar w:top="1701" w:right="1134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DF0E3CC" w14:textId="536CC351" w:rsidR="00D13521" w:rsidRDefault="462D091F" w:rsidP="775726AB">
      <w:pPr>
        <w:jc w:val="center"/>
      </w:pPr>
      <w:r>
        <w:rPr>
          <w:noProof/>
          <w:color w:val="2B579A"/>
          <w:shd w:val="clear" w:color="auto" w:fill="E6E6E6"/>
        </w:rPr>
        <w:lastRenderedPageBreak/>
        <w:drawing>
          <wp:inline distT="0" distB="0" distL="0" distR="0" wp14:anchorId="2D62128D" wp14:editId="68E4D822">
            <wp:extent cx="12891265" cy="7947064"/>
            <wp:effectExtent l="0" t="0" r="5715" b="0"/>
            <wp:docPr id="944508285" name="Imagem 944508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8285" name="Imagem 9445082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1265" cy="794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FF41" w14:textId="2B060264" w:rsidR="00434CBE" w:rsidRPr="00304555" w:rsidRDefault="00D13521" w:rsidP="00304555">
      <w:pPr>
        <w:pStyle w:val="Caption"/>
        <w:sectPr w:rsidR="00434CBE" w:rsidRPr="00304555" w:rsidSect="004F2001">
          <w:headerReference w:type="first" r:id="rId23"/>
          <w:footerReference w:type="first" r:id="rId24"/>
          <w:pgSz w:w="23811" w:h="16838" w:orient="landscape" w:code="8"/>
          <w:pgMar w:top="1701" w:right="1701" w:bottom="1134" w:left="1134" w:header="709" w:footer="709" w:gutter="0"/>
          <w:pgNumType w:start="11"/>
          <w:cols w:space="708"/>
          <w:titlePg/>
          <w:docGrid w:linePitch="360"/>
        </w:sectPr>
      </w:pPr>
      <w:bookmarkStart w:id="126" w:name="_Ref123233616"/>
      <w:r>
        <w:t xml:space="preserve">Figura </w:t>
      </w:r>
      <w:r w:rsidRPr="5A8F43EF">
        <w:fldChar w:fldCharType="begin"/>
      </w:r>
      <w:r>
        <w:instrText xml:space="preserve"> SEQ Figura \* ARABIC </w:instrText>
      </w:r>
      <w:r w:rsidRPr="5A8F43EF">
        <w:fldChar w:fldCharType="separate"/>
      </w:r>
      <w:r w:rsidR="0088622A">
        <w:rPr>
          <w:noProof/>
        </w:rPr>
        <w:t>2</w:t>
      </w:r>
      <w:r w:rsidRPr="5A8F43EF">
        <w:fldChar w:fldCharType="end"/>
      </w:r>
      <w:bookmarkEnd w:id="126"/>
      <w:r>
        <w:t xml:space="preserve">: </w:t>
      </w:r>
      <w:commentRangeStart w:id="127"/>
      <w:r>
        <w:t>Diagrama de classe pa</w:t>
      </w:r>
      <w:r w:rsidR="00432725">
        <w:t>rcial</w:t>
      </w:r>
      <w:commentRangeEnd w:id="127"/>
      <w:r w:rsidR="0015595A">
        <w:rPr>
          <w:rStyle w:val="CommentReference"/>
          <w:rFonts w:eastAsia="Arial" w:cs="Arial"/>
          <w:i w:val="0"/>
          <w:iCs w:val="0"/>
          <w:color w:val="auto"/>
          <w:lang w:eastAsia="pt-BR"/>
        </w:rPr>
        <w:commentReference w:id="127"/>
      </w:r>
    </w:p>
    <w:p w14:paraId="714BA7E0" w14:textId="1E6AAB3C" w:rsidR="007B7DAE" w:rsidRDefault="0088320F" w:rsidP="1B6DD445">
      <w:pPr>
        <w:pStyle w:val="Heading2"/>
      </w:pPr>
      <w:bookmarkStart w:id="128" w:name="_Toc122696250"/>
      <w:bookmarkStart w:id="129" w:name="_Toc183801352"/>
      <w:bookmarkEnd w:id="128"/>
      <w:r w:rsidRPr="4665D820">
        <w:lastRenderedPageBreak/>
        <w:t>Tecnologias</w:t>
      </w:r>
      <w:bookmarkEnd w:id="129"/>
    </w:p>
    <w:p w14:paraId="4E781F7E" w14:textId="77777777" w:rsidR="00DA340F" w:rsidRPr="00DA340F" w:rsidRDefault="00DA340F" w:rsidP="00DA340F"/>
    <w:p w14:paraId="02EA4918" w14:textId="165E0CDA" w:rsidR="00266C1E" w:rsidRPr="00DB69E6" w:rsidRDefault="761BAAD8" w:rsidP="00EC6100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 </w:t>
      </w:r>
      <w:r w:rsidR="00864BDD">
        <w:rPr>
          <w:rFonts w:eastAsia="Roboto" w:cs="Times New Roman"/>
          <w:szCs w:val="24"/>
        </w:rPr>
        <w:t>Uma vez que e</w:t>
      </w:r>
      <w:r w:rsidRPr="380BB618">
        <w:rPr>
          <w:rFonts w:eastAsia="Roboto" w:cs="Times New Roman"/>
          <w:szCs w:val="24"/>
        </w:rPr>
        <w:t xml:space="preserve">ste projeto dará continuidade ao Hora da Libras, optou-se por manter o uso </w:t>
      </w:r>
      <w:r w:rsidR="00906561">
        <w:rPr>
          <w:rFonts w:eastAsia="Roboto" w:cs="Times New Roman"/>
          <w:szCs w:val="24"/>
        </w:rPr>
        <w:t xml:space="preserve">das </w:t>
      </w:r>
      <w:r w:rsidR="00E9671B">
        <w:rPr>
          <w:rFonts w:eastAsia="Roboto" w:cs="Times New Roman"/>
          <w:szCs w:val="24"/>
        </w:rPr>
        <w:t xml:space="preserve">suas </w:t>
      </w:r>
      <w:r w:rsidRPr="380BB618">
        <w:rPr>
          <w:rFonts w:eastAsia="Roboto" w:cs="Times New Roman"/>
          <w:szCs w:val="24"/>
        </w:rPr>
        <w:t xml:space="preserve">tecnologias, </w:t>
      </w:r>
      <w:r w:rsidR="00906561">
        <w:rPr>
          <w:rFonts w:eastAsia="Roboto" w:cs="Times New Roman"/>
          <w:szCs w:val="24"/>
        </w:rPr>
        <w:t xml:space="preserve">visando </w:t>
      </w:r>
      <w:r w:rsidRPr="380BB618">
        <w:rPr>
          <w:rFonts w:eastAsia="Roboto" w:cs="Times New Roman"/>
          <w:szCs w:val="24"/>
        </w:rPr>
        <w:t>aproveitar o conhecimento e a infraestrutura já desenvolvidos</w:t>
      </w:r>
      <w:r w:rsidR="611165E8" w:rsidRPr="380BB618">
        <w:rPr>
          <w:rFonts w:eastAsia="Roboto" w:cs="Times New Roman"/>
          <w:szCs w:val="24"/>
        </w:rPr>
        <w:t>.</w:t>
      </w:r>
    </w:p>
    <w:p w14:paraId="3CC0CADD" w14:textId="0BAF5097" w:rsidR="0055166A" w:rsidRPr="00DB69E6" w:rsidRDefault="195A17DB" w:rsidP="380BB618">
      <w:pPr>
        <w:spacing w:line="360" w:lineRule="auto"/>
        <w:ind w:firstLine="720"/>
        <w:jc w:val="both"/>
        <w:rPr>
          <w:rFonts w:eastAsia="Roboto" w:cs="Times New Roman"/>
          <w:szCs w:val="24"/>
          <w:highlight w:val="yellow"/>
        </w:rPr>
      </w:pPr>
      <w:r w:rsidRPr="380BB618">
        <w:rPr>
          <w:rFonts w:eastAsia="Roboto" w:cs="Times New Roman"/>
          <w:szCs w:val="24"/>
        </w:rPr>
        <w:t xml:space="preserve">O código atual do aplicativo e </w:t>
      </w:r>
      <w:r w:rsidR="000C7277" w:rsidRPr="4665D820">
        <w:rPr>
          <w:rFonts w:eastAsia="Roboto" w:cs="Times New Roman"/>
          <w:szCs w:val="24"/>
        </w:rPr>
        <w:t xml:space="preserve">da API no servidor </w:t>
      </w:r>
      <w:r w:rsidRPr="380BB618">
        <w:rPr>
          <w:rFonts w:eastAsia="Roboto" w:cs="Times New Roman"/>
          <w:szCs w:val="24"/>
        </w:rPr>
        <w:t>est</w:t>
      </w:r>
      <w:r w:rsidR="000C7277" w:rsidRPr="4665D820">
        <w:rPr>
          <w:rFonts w:eastAsia="Roboto" w:cs="Times New Roman"/>
          <w:szCs w:val="24"/>
        </w:rPr>
        <w:t>ão</w:t>
      </w:r>
      <w:r w:rsidRPr="380BB618">
        <w:rPr>
          <w:rFonts w:eastAsia="Roboto" w:cs="Times New Roman"/>
          <w:szCs w:val="24"/>
        </w:rPr>
        <w:t xml:space="preserve"> hospedado</w:t>
      </w:r>
      <w:r w:rsidR="00C80886" w:rsidRPr="4665D820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no </w:t>
      </w:r>
      <w:r w:rsidR="00E74C70" w:rsidRPr="4665D820">
        <w:rPr>
          <w:rFonts w:eastAsia="Roboto" w:cs="Times New Roman"/>
          <w:szCs w:val="24"/>
        </w:rPr>
        <w:t>serviço</w:t>
      </w:r>
      <w:r w:rsidR="493ED65A" w:rsidRPr="380BB618">
        <w:rPr>
          <w:rFonts w:eastAsia="Roboto" w:cs="Times New Roman"/>
          <w:szCs w:val="24"/>
        </w:rPr>
        <w:t xml:space="preserve"> GitLab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8"/>
      </w:r>
      <w:r w:rsidR="00C80886" w:rsidRPr="4665D820">
        <w:rPr>
          <w:rFonts w:eastAsia="Roboto" w:cs="Times New Roman"/>
          <w:szCs w:val="24"/>
        </w:rPr>
        <w:t>, no mesmo repositório</w:t>
      </w:r>
      <w:r w:rsidRPr="380BB618">
        <w:rPr>
          <w:rFonts w:eastAsia="Roboto" w:cs="Times New Roman"/>
          <w:szCs w:val="24"/>
        </w:rPr>
        <w:t xml:space="preserve">. </w:t>
      </w:r>
      <w:r w:rsidR="00177091" w:rsidRPr="4665D820">
        <w:rPr>
          <w:rFonts w:eastAsia="Roboto" w:cs="Times New Roman"/>
          <w:szCs w:val="24"/>
        </w:rPr>
        <w:t xml:space="preserve">O </w:t>
      </w:r>
      <w:commentRangeStart w:id="130"/>
      <w:r w:rsidRPr="008E2CD7">
        <w:rPr>
          <w:rFonts w:eastAsia="Roboto" w:cs="Times New Roman"/>
          <w:szCs w:val="24"/>
        </w:rPr>
        <w:t>sistema web de gestão</w:t>
      </w:r>
      <w:commentRangeEnd w:id="130"/>
      <w:r w:rsidR="003056CC">
        <w:rPr>
          <w:rStyle w:val="CommentReference"/>
          <w:rFonts w:eastAsia="Arial" w:cs="Arial"/>
          <w:lang w:eastAsia="pt-BR"/>
        </w:rPr>
        <w:commentReference w:id="130"/>
      </w:r>
      <w:r w:rsidRPr="380BB618">
        <w:rPr>
          <w:rFonts w:eastAsia="Roboto" w:cs="Times New Roman"/>
          <w:szCs w:val="24"/>
        </w:rPr>
        <w:t xml:space="preserve"> </w:t>
      </w:r>
      <w:r w:rsidR="00177091" w:rsidRPr="4665D820">
        <w:rPr>
          <w:rFonts w:eastAsia="Roboto" w:cs="Times New Roman"/>
          <w:szCs w:val="24"/>
        </w:rPr>
        <w:t xml:space="preserve">e </w:t>
      </w:r>
      <w:r w:rsidRPr="380BB618">
        <w:rPr>
          <w:rFonts w:eastAsia="Roboto" w:cs="Times New Roman"/>
          <w:szCs w:val="24"/>
        </w:rPr>
        <w:t xml:space="preserve">as modificações que serão implementadas no aplicativo serão mantidos </w:t>
      </w:r>
      <w:r w:rsidR="00791322" w:rsidRPr="4665D820">
        <w:rPr>
          <w:rFonts w:eastAsia="Roboto" w:cs="Times New Roman"/>
          <w:szCs w:val="24"/>
        </w:rPr>
        <w:t xml:space="preserve">nesse </w:t>
      </w:r>
      <w:r w:rsidRPr="380BB618">
        <w:rPr>
          <w:rFonts w:eastAsia="Roboto" w:cs="Times New Roman"/>
          <w:szCs w:val="24"/>
        </w:rPr>
        <w:t>repositório</w:t>
      </w:r>
      <w:r w:rsidR="00177091" w:rsidRPr="4665D820">
        <w:rPr>
          <w:rFonts w:eastAsia="Roboto" w:cs="Times New Roman"/>
          <w:szCs w:val="24"/>
        </w:rPr>
        <w:t xml:space="preserve"> do projeto</w:t>
      </w:r>
      <w:r w:rsidRPr="380BB618">
        <w:rPr>
          <w:rFonts w:eastAsia="Roboto" w:cs="Times New Roman"/>
          <w:szCs w:val="24"/>
        </w:rPr>
        <w:t>.</w:t>
      </w:r>
    </w:p>
    <w:p w14:paraId="1CEB770A" w14:textId="3D8E4FE7" w:rsidR="0055166A" w:rsidRPr="00DB69E6" w:rsidRDefault="5016772F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 </w:t>
      </w:r>
      <w:r w:rsidR="000C7277" w:rsidRPr="4665D820">
        <w:rPr>
          <w:rFonts w:eastAsia="Roboto" w:cs="Times New Roman"/>
          <w:szCs w:val="24"/>
        </w:rPr>
        <w:t xml:space="preserve">A API </w:t>
      </w:r>
      <w:r w:rsidR="008A0734">
        <w:rPr>
          <w:rFonts w:eastAsia="Roboto" w:cs="Times New Roman"/>
          <w:szCs w:val="24"/>
        </w:rPr>
        <w:t xml:space="preserve">do </w:t>
      </w:r>
      <w:r w:rsidRPr="380BB618">
        <w:rPr>
          <w:rFonts w:eastAsia="Roboto" w:cs="Times New Roman"/>
          <w:szCs w:val="24"/>
        </w:rPr>
        <w:t>projeto foi construíd</w:t>
      </w:r>
      <w:r w:rsidR="00791322" w:rsidRPr="4665D820">
        <w:rPr>
          <w:rFonts w:eastAsia="Roboto" w:cs="Times New Roman"/>
          <w:szCs w:val="24"/>
        </w:rPr>
        <w:t>a</w:t>
      </w:r>
      <w:r w:rsidRPr="380BB618">
        <w:rPr>
          <w:rFonts w:eastAsia="Roboto" w:cs="Times New Roman"/>
          <w:szCs w:val="24"/>
        </w:rPr>
        <w:t xml:space="preserve"> utilizando TypeScript</w:t>
      </w:r>
      <w:r w:rsidR="00791322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NodeJS</w:t>
      </w:r>
      <w:r w:rsidR="009333AA" w:rsidRPr="4665D820">
        <w:rPr>
          <w:rFonts w:eastAsia="Roboto" w:cs="Times New Roman"/>
          <w:szCs w:val="24"/>
        </w:rPr>
        <w:t xml:space="preserve">, </w:t>
      </w:r>
      <w:r w:rsidR="000E2ADB" w:rsidRPr="4665D820">
        <w:rPr>
          <w:rFonts w:eastAsia="Roboto" w:cs="Times New Roman"/>
          <w:szCs w:val="24"/>
        </w:rPr>
        <w:t>e</w:t>
      </w:r>
      <w:r w:rsidR="009333AA" w:rsidRPr="4665D820">
        <w:rPr>
          <w:rFonts w:eastAsia="Roboto" w:cs="Times New Roman"/>
          <w:szCs w:val="24"/>
        </w:rPr>
        <w:t xml:space="preserve"> o </w:t>
      </w:r>
      <w:r w:rsidR="009333AA" w:rsidRPr="4665D820">
        <w:rPr>
          <w:rFonts w:eastAsia="Roboto" w:cs="Times New Roman"/>
          <w:i/>
          <w:szCs w:val="24"/>
        </w:rPr>
        <w:t>framework</w:t>
      </w:r>
      <w:r w:rsidR="009333AA" w:rsidRPr="4665D820">
        <w:rPr>
          <w:rFonts w:eastAsia="Roboto" w:cs="Times New Roman"/>
          <w:szCs w:val="24"/>
        </w:rPr>
        <w:t xml:space="preserve"> NestJS</w:t>
      </w:r>
      <w:r w:rsidR="009333AA" w:rsidRPr="380BB618">
        <w:rPr>
          <w:rStyle w:val="FootnoteReference"/>
          <w:rFonts w:eastAsia="Roboto" w:cs="Times New Roman"/>
          <w:szCs w:val="24"/>
        </w:rPr>
        <w:footnoteReference w:id="9"/>
      </w:r>
      <w:r w:rsidRPr="380BB618">
        <w:rPr>
          <w:rFonts w:eastAsia="Roboto" w:cs="Times New Roman"/>
          <w:szCs w:val="24"/>
        </w:rPr>
        <w:t>. O uso de TypeScript proporciona tipagem estática, o que facilita a identificação de erros durante o desenvolvimento.</w:t>
      </w:r>
    </w:p>
    <w:p w14:paraId="78DE726E" w14:textId="1AA030A8" w:rsidR="0055166A" w:rsidRPr="00DB69E6" w:rsidRDefault="7C7909AC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O </w:t>
      </w:r>
      <w:r w:rsidRPr="00FD3380">
        <w:rPr>
          <w:rFonts w:eastAsia="Roboto" w:cs="Times New Roman"/>
          <w:szCs w:val="24"/>
        </w:rPr>
        <w:t xml:space="preserve">aplicativo </w:t>
      </w:r>
      <w:r w:rsidR="000F7FC8" w:rsidRPr="00FD3380">
        <w:rPr>
          <w:rFonts w:eastAsia="Roboto" w:cs="Times New Roman"/>
          <w:szCs w:val="24"/>
        </w:rPr>
        <w:t>Hora da Libras</w:t>
      </w:r>
      <w:r w:rsidRPr="380BB618">
        <w:rPr>
          <w:rFonts w:eastAsia="Roboto" w:cs="Times New Roman"/>
          <w:szCs w:val="24"/>
        </w:rPr>
        <w:t xml:space="preserve"> foi desenvolvido utilizando TypeScript</w:t>
      </w:r>
      <w:r w:rsidR="00137CC9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Node</w:t>
      </w:r>
      <w:r w:rsidR="55FB344B" w:rsidRPr="380BB618">
        <w:rPr>
          <w:rFonts w:eastAsia="Roboto" w:cs="Times New Roman"/>
          <w:szCs w:val="24"/>
        </w:rPr>
        <w:t>JS</w:t>
      </w:r>
      <w:r w:rsidR="00137CC9" w:rsidRPr="4665D820">
        <w:rPr>
          <w:rFonts w:eastAsia="Roboto" w:cs="Times New Roman"/>
          <w:szCs w:val="24"/>
        </w:rPr>
        <w:t xml:space="preserve"> e</w:t>
      </w:r>
      <w:r w:rsidRPr="380BB618">
        <w:rPr>
          <w:rFonts w:eastAsia="Roboto" w:cs="Times New Roman"/>
          <w:szCs w:val="24"/>
        </w:rPr>
        <w:t xml:space="preserve"> o </w:t>
      </w:r>
      <w:r w:rsidRPr="008A0734">
        <w:rPr>
          <w:rFonts w:eastAsia="Roboto" w:cs="Times New Roman"/>
          <w:i/>
          <w:szCs w:val="24"/>
        </w:rPr>
        <w:t>framework</w:t>
      </w:r>
      <w:r w:rsidRPr="380BB618">
        <w:rPr>
          <w:rFonts w:eastAsia="Roboto" w:cs="Times New Roman"/>
          <w:szCs w:val="24"/>
        </w:rPr>
        <w:t xml:space="preserve"> </w:t>
      </w:r>
      <w:r w:rsidR="6BD9D846" w:rsidRPr="380BB618">
        <w:rPr>
          <w:rFonts w:eastAsia="Roboto" w:cs="Times New Roman"/>
          <w:szCs w:val="24"/>
        </w:rPr>
        <w:t>React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0"/>
      </w:r>
      <w:r w:rsidRPr="380BB618">
        <w:rPr>
          <w:rFonts w:eastAsia="Roboto" w:cs="Times New Roman"/>
          <w:szCs w:val="24"/>
        </w:rPr>
        <w:t>.</w:t>
      </w:r>
      <w:r w:rsidR="3DEC7F69" w:rsidRPr="380BB618" w:rsidDel="00C7227E">
        <w:rPr>
          <w:rFonts w:eastAsia="Roboto" w:cs="Times New Roman"/>
          <w:szCs w:val="24"/>
        </w:rPr>
        <w:t xml:space="preserve"> </w:t>
      </w:r>
      <w:r w:rsidR="00C7227E" w:rsidRPr="4665D820">
        <w:rPr>
          <w:rFonts w:eastAsia="Roboto" w:cs="Times New Roman"/>
          <w:szCs w:val="24"/>
        </w:rPr>
        <w:t xml:space="preserve">A ferramenta </w:t>
      </w:r>
      <w:r w:rsidR="3DEC7F69" w:rsidRPr="380BB618">
        <w:rPr>
          <w:rFonts w:eastAsia="Roboto" w:cs="Times New Roman"/>
          <w:szCs w:val="24"/>
        </w:rPr>
        <w:t>ViteJS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1"/>
      </w:r>
      <w:r w:rsidR="3DEC7F69" w:rsidRPr="380BB618">
        <w:rPr>
          <w:rFonts w:eastAsia="Roboto" w:cs="Times New Roman"/>
          <w:szCs w:val="24"/>
        </w:rPr>
        <w:t xml:space="preserve"> foi utilizad</w:t>
      </w:r>
      <w:r w:rsidR="00C7227E" w:rsidRPr="4665D820">
        <w:rPr>
          <w:rFonts w:eastAsia="Roboto" w:cs="Times New Roman"/>
          <w:szCs w:val="24"/>
        </w:rPr>
        <w:t>a</w:t>
      </w:r>
      <w:r w:rsidR="3DEC7F69" w:rsidRPr="380BB618">
        <w:rPr>
          <w:rFonts w:eastAsia="Roboto" w:cs="Times New Roman"/>
          <w:szCs w:val="24"/>
        </w:rPr>
        <w:t xml:space="preserve"> para</w:t>
      </w:r>
      <w:r w:rsidR="00C7227E" w:rsidRPr="4665D820">
        <w:rPr>
          <w:rFonts w:eastAsia="Roboto" w:cs="Times New Roman"/>
          <w:szCs w:val="24"/>
        </w:rPr>
        <w:t xml:space="preserve"> realizar a </w:t>
      </w:r>
      <w:r w:rsidR="00D714E1" w:rsidRPr="4665D820">
        <w:rPr>
          <w:rFonts w:eastAsia="Roboto" w:cs="Times New Roman"/>
          <w:szCs w:val="24"/>
        </w:rPr>
        <w:t>construção (</w:t>
      </w:r>
      <w:r w:rsidR="00D714E1" w:rsidRPr="008A0734">
        <w:rPr>
          <w:rFonts w:eastAsia="Roboto" w:cs="Times New Roman"/>
          <w:i/>
          <w:szCs w:val="24"/>
        </w:rPr>
        <w:t>build</w:t>
      </w:r>
      <w:r w:rsidR="00D714E1" w:rsidRPr="4665D820">
        <w:rPr>
          <w:rFonts w:eastAsia="Roboto" w:cs="Times New Roman"/>
          <w:szCs w:val="24"/>
        </w:rPr>
        <w:t>)</w:t>
      </w:r>
      <w:r w:rsidR="3DEC7F69" w:rsidRPr="380BB618">
        <w:rPr>
          <w:rFonts w:eastAsia="Roboto" w:cs="Times New Roman"/>
          <w:szCs w:val="24"/>
        </w:rPr>
        <w:t xml:space="preserve"> </w:t>
      </w:r>
      <w:r w:rsidR="00D714E1" w:rsidRPr="4665D820">
        <w:rPr>
          <w:rFonts w:eastAsia="Roboto" w:cs="Times New Roman"/>
          <w:szCs w:val="24"/>
        </w:rPr>
        <w:t>dos artefatos da interface de usuário no f</w:t>
      </w:r>
      <w:r w:rsidR="00D714E1" w:rsidRPr="008A0734">
        <w:rPr>
          <w:rFonts w:eastAsia="Roboto" w:cs="Times New Roman"/>
          <w:i/>
          <w:szCs w:val="24"/>
        </w:rPr>
        <w:t>ront-end</w:t>
      </w:r>
      <w:r w:rsidR="00D714E1" w:rsidRPr="4665D820">
        <w:rPr>
          <w:rFonts w:eastAsia="Roboto" w:cs="Times New Roman"/>
          <w:szCs w:val="24"/>
        </w:rPr>
        <w:t xml:space="preserve">. </w:t>
      </w:r>
      <w:r w:rsidR="50C9B17E" w:rsidRPr="380BB618">
        <w:rPr>
          <w:rFonts w:eastAsia="Roboto" w:cs="Times New Roman"/>
          <w:szCs w:val="24"/>
        </w:rPr>
        <w:t>O</w:t>
      </w:r>
      <w:r w:rsidRPr="380BB618">
        <w:rPr>
          <w:rFonts w:eastAsia="Roboto" w:cs="Times New Roman"/>
          <w:szCs w:val="24"/>
        </w:rPr>
        <w:t xml:space="preserve"> </w:t>
      </w:r>
      <w:r w:rsidRPr="00DC60A9">
        <w:rPr>
          <w:rFonts w:eastAsia="Roboto" w:cs="Times New Roman"/>
          <w:szCs w:val="24"/>
        </w:rPr>
        <w:t>aplicativo</w:t>
      </w:r>
      <w:r w:rsidRPr="380BB618">
        <w:rPr>
          <w:rFonts w:eastAsia="Roboto" w:cs="Times New Roman"/>
          <w:szCs w:val="24"/>
        </w:rPr>
        <w:t xml:space="preserve"> foi desenvolvido como </w:t>
      </w:r>
      <w:r w:rsidR="6DEC2D6C" w:rsidRPr="4665D820">
        <w:rPr>
          <w:rFonts w:eastAsia="Roboto" w:cs="Times New Roman"/>
          <w:i/>
          <w:szCs w:val="24"/>
        </w:rPr>
        <w:t>uma Aplicação Web Progressiva</w:t>
      </w:r>
      <w:r w:rsidR="6DEC2D6C" w:rsidRPr="380BB618">
        <w:rPr>
          <w:rFonts w:eastAsia="Roboto" w:cs="Times New Roman"/>
          <w:szCs w:val="24"/>
        </w:rPr>
        <w:t xml:space="preserve"> (PWA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2"/>
      </w:r>
      <w:r w:rsidR="6DEC2D6C" w:rsidRPr="380BB618">
        <w:rPr>
          <w:rFonts w:eastAsia="Roboto" w:cs="Times New Roman"/>
          <w:szCs w:val="24"/>
        </w:rPr>
        <w:t>, na sigla em inglês)</w:t>
      </w:r>
      <w:r w:rsidRPr="380BB618">
        <w:rPr>
          <w:rFonts w:eastAsia="Roboto" w:cs="Times New Roman"/>
          <w:szCs w:val="24"/>
        </w:rPr>
        <w:t xml:space="preserve">, </w:t>
      </w:r>
      <w:r w:rsidR="003E4613" w:rsidRPr="4665D820">
        <w:rPr>
          <w:rFonts w:eastAsia="Roboto" w:cs="Times New Roman"/>
          <w:szCs w:val="24"/>
        </w:rPr>
        <w:t xml:space="preserve">que permite </w:t>
      </w:r>
      <w:r w:rsidRPr="380BB618">
        <w:rPr>
          <w:rFonts w:eastAsia="Roboto" w:cs="Times New Roman"/>
          <w:szCs w:val="24"/>
        </w:rPr>
        <w:t>uma experiência de uso similar à de um aplicativo nativo, com a vantagem de ser acessível diretamente pelo navegador.</w:t>
      </w:r>
    </w:p>
    <w:p w14:paraId="1A10F8C2" w14:textId="40DD1BB2" w:rsidR="0055166A" w:rsidRPr="00DB69E6" w:rsidRDefault="540168C5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O </w:t>
      </w:r>
      <w:r w:rsidRPr="00DC60A9">
        <w:rPr>
          <w:rFonts w:eastAsia="Roboto" w:cs="Times New Roman"/>
          <w:szCs w:val="24"/>
        </w:rPr>
        <w:t>sistema web de gestão</w:t>
      </w:r>
      <w:r w:rsidRPr="380BB618">
        <w:rPr>
          <w:rFonts w:eastAsia="Roboto" w:cs="Times New Roman"/>
          <w:szCs w:val="24"/>
        </w:rPr>
        <w:t xml:space="preserve"> será desenvolvido do zero, utilizando TypeScript, Node</w:t>
      </w:r>
      <w:r w:rsidR="31591126" w:rsidRPr="380BB618">
        <w:rPr>
          <w:rFonts w:eastAsia="Roboto" w:cs="Times New Roman"/>
          <w:szCs w:val="24"/>
        </w:rPr>
        <w:t>JS, ViteJS</w:t>
      </w:r>
      <w:r w:rsidRPr="380BB618">
        <w:rPr>
          <w:rFonts w:eastAsia="Roboto" w:cs="Times New Roman"/>
          <w:szCs w:val="24"/>
        </w:rPr>
        <w:t xml:space="preserve"> e React, assim como o </w:t>
      </w:r>
      <w:r w:rsidRPr="00353719">
        <w:rPr>
          <w:rFonts w:eastAsia="Roboto" w:cs="Times New Roman"/>
          <w:szCs w:val="24"/>
        </w:rPr>
        <w:t>aplicativo</w:t>
      </w:r>
      <w:r w:rsidRPr="380BB618">
        <w:rPr>
          <w:rFonts w:eastAsia="Roboto" w:cs="Times New Roman"/>
          <w:szCs w:val="24"/>
        </w:rPr>
        <w:t xml:space="preserve">. </w:t>
      </w:r>
      <w:r w:rsidR="006C6B1F">
        <w:rPr>
          <w:rFonts w:eastAsia="Roboto" w:cs="Times New Roman"/>
          <w:szCs w:val="24"/>
        </w:rPr>
        <w:t xml:space="preserve">O </w:t>
      </w:r>
      <w:r w:rsidRPr="380BB618">
        <w:rPr>
          <w:rFonts w:eastAsia="Roboto" w:cs="Times New Roman"/>
          <w:szCs w:val="24"/>
        </w:rPr>
        <w:t>uso da</w:t>
      </w:r>
      <w:r w:rsidR="006C6B1F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mesma</w:t>
      </w:r>
      <w:r w:rsidR="006C6B1F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tecnologia</w:t>
      </w:r>
      <w:r w:rsidR="006C6B1F">
        <w:rPr>
          <w:rFonts w:eastAsia="Roboto" w:cs="Times New Roman"/>
          <w:szCs w:val="24"/>
        </w:rPr>
        <w:t>s</w:t>
      </w:r>
      <w:r w:rsidRPr="380BB618">
        <w:rPr>
          <w:rFonts w:eastAsia="Roboto" w:cs="Times New Roman"/>
          <w:szCs w:val="24"/>
        </w:rPr>
        <w:t xml:space="preserve"> </w:t>
      </w:r>
      <w:r w:rsidR="006C6B1F">
        <w:rPr>
          <w:rFonts w:eastAsia="Roboto" w:cs="Times New Roman"/>
          <w:szCs w:val="24"/>
        </w:rPr>
        <w:t xml:space="preserve">facilitará </w:t>
      </w:r>
      <w:r w:rsidRPr="380BB618">
        <w:rPr>
          <w:rFonts w:eastAsia="Roboto" w:cs="Times New Roman"/>
          <w:szCs w:val="24"/>
        </w:rPr>
        <w:t xml:space="preserve">o desenvolvimento, permitindo uma manutenção mais </w:t>
      </w:r>
      <w:r w:rsidR="0094240F">
        <w:rPr>
          <w:rFonts w:eastAsia="Roboto" w:cs="Times New Roman"/>
          <w:szCs w:val="24"/>
        </w:rPr>
        <w:t xml:space="preserve">simples </w:t>
      </w:r>
      <w:r w:rsidRPr="380BB618">
        <w:rPr>
          <w:rFonts w:eastAsia="Roboto" w:cs="Times New Roman"/>
          <w:szCs w:val="24"/>
        </w:rPr>
        <w:t xml:space="preserve">do projeto como um todo. Entretanto, diferentemente do aplicativo, o </w:t>
      </w:r>
      <w:r w:rsidRPr="00353719">
        <w:rPr>
          <w:rFonts w:eastAsia="Roboto" w:cs="Times New Roman"/>
          <w:szCs w:val="24"/>
        </w:rPr>
        <w:t>sistema web de gestão</w:t>
      </w:r>
      <w:r w:rsidR="004D4003">
        <w:rPr>
          <w:rFonts w:eastAsia="Roboto" w:cs="Times New Roman"/>
          <w:szCs w:val="24"/>
        </w:rPr>
        <w:t xml:space="preserve"> não tem a necessidade de estar disponível </w:t>
      </w:r>
      <w:r w:rsidR="004C40AC">
        <w:rPr>
          <w:rFonts w:eastAsia="Roboto" w:cs="Times New Roman"/>
          <w:szCs w:val="24"/>
        </w:rPr>
        <w:t xml:space="preserve">em </w:t>
      </w:r>
      <w:r w:rsidR="004D4003">
        <w:rPr>
          <w:rFonts w:eastAsia="Roboto" w:cs="Times New Roman"/>
          <w:szCs w:val="24"/>
        </w:rPr>
        <w:t>celular</w:t>
      </w:r>
      <w:r w:rsidR="004C40AC">
        <w:rPr>
          <w:rFonts w:eastAsia="Roboto" w:cs="Times New Roman"/>
          <w:szCs w:val="24"/>
        </w:rPr>
        <w:t>es</w:t>
      </w:r>
      <w:r w:rsidR="004D4003">
        <w:rPr>
          <w:rFonts w:eastAsia="Roboto" w:cs="Times New Roman"/>
          <w:szCs w:val="24"/>
        </w:rPr>
        <w:t xml:space="preserve">. Portanto, </w:t>
      </w:r>
      <w:r w:rsidR="001966BE">
        <w:rPr>
          <w:rFonts w:eastAsia="Roboto" w:cs="Times New Roman"/>
          <w:szCs w:val="24"/>
        </w:rPr>
        <w:t xml:space="preserve">não pretende-se desenvolvê-lo </w:t>
      </w:r>
      <w:r w:rsidRPr="380BB618">
        <w:rPr>
          <w:rFonts w:eastAsia="Roboto" w:cs="Times New Roman"/>
          <w:szCs w:val="24"/>
        </w:rPr>
        <w:t xml:space="preserve">como uma </w:t>
      </w:r>
      <w:r w:rsidR="7AA9BAED" w:rsidRPr="380BB618">
        <w:rPr>
          <w:rFonts w:eastAsia="Roboto" w:cs="Times New Roman"/>
          <w:szCs w:val="24"/>
        </w:rPr>
        <w:t>PWA</w:t>
      </w:r>
      <w:commentRangeStart w:id="131"/>
      <w:commentRangeEnd w:id="131"/>
      <w:r w:rsidR="002034A8">
        <w:rPr>
          <w:rStyle w:val="CommentReference"/>
          <w:rFonts w:eastAsia="Arial" w:cs="Arial"/>
          <w:lang w:eastAsia="pt-BR"/>
        </w:rPr>
        <w:commentReference w:id="131"/>
      </w:r>
      <w:r w:rsidRPr="380BB618">
        <w:rPr>
          <w:rFonts w:eastAsia="Roboto" w:cs="Times New Roman"/>
          <w:szCs w:val="24"/>
        </w:rPr>
        <w:t>,</w:t>
      </w:r>
      <w:r w:rsidR="3FCDDE21" w:rsidRPr="380BB618">
        <w:rPr>
          <w:rFonts w:eastAsia="Roboto" w:cs="Times New Roman"/>
          <w:szCs w:val="24"/>
        </w:rPr>
        <w:t xml:space="preserve"> </w:t>
      </w:r>
      <w:r w:rsidR="001966BE">
        <w:rPr>
          <w:rFonts w:eastAsia="Roboto" w:cs="Times New Roman"/>
          <w:szCs w:val="24"/>
        </w:rPr>
        <w:t xml:space="preserve">sendo </w:t>
      </w:r>
      <w:r w:rsidR="3FCDDE21" w:rsidRPr="380BB618">
        <w:rPr>
          <w:rFonts w:eastAsia="Roboto" w:cs="Times New Roman"/>
          <w:szCs w:val="24"/>
        </w:rPr>
        <w:t>acessível exclusivamente pelo navegador</w:t>
      </w:r>
      <w:r w:rsidRPr="380BB618">
        <w:rPr>
          <w:rFonts w:eastAsia="Roboto" w:cs="Times New Roman"/>
          <w:szCs w:val="24"/>
        </w:rPr>
        <w:t>.</w:t>
      </w:r>
    </w:p>
    <w:p w14:paraId="5D81B668" w14:textId="2D8F2DAF" w:rsidR="0055166A" w:rsidRPr="00DB69E6" w:rsidRDefault="37C3CF10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Atualmente, </w:t>
      </w:r>
      <w:r w:rsidR="00B6425F">
        <w:rPr>
          <w:rFonts w:eastAsia="Roboto" w:cs="Times New Roman"/>
          <w:szCs w:val="24"/>
        </w:rPr>
        <w:t>o</w:t>
      </w:r>
      <w:r w:rsidRPr="380BB618">
        <w:rPr>
          <w:rFonts w:eastAsia="Roboto" w:cs="Times New Roman"/>
          <w:szCs w:val="24"/>
        </w:rPr>
        <w:t xml:space="preserve"> Vitest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3"/>
      </w:r>
      <w:r w:rsidR="00020400" w:rsidRPr="4665D820">
        <w:rPr>
          <w:rFonts w:eastAsia="Roboto" w:cs="Times New Roman"/>
          <w:szCs w:val="24"/>
        </w:rPr>
        <w:t xml:space="preserve"> </w:t>
      </w:r>
      <w:r w:rsidR="002F1DA4">
        <w:rPr>
          <w:rFonts w:eastAsia="Roboto" w:cs="Times New Roman"/>
          <w:szCs w:val="24"/>
        </w:rPr>
        <w:t>é utilizado para a realização de</w:t>
      </w:r>
      <w:r w:rsidR="00020400" w:rsidRPr="4665D820">
        <w:rPr>
          <w:rFonts w:eastAsia="Roboto" w:cs="Times New Roman"/>
          <w:szCs w:val="24"/>
        </w:rPr>
        <w:t xml:space="preserve"> testes unitários</w:t>
      </w:r>
      <w:r w:rsidRPr="380BB618">
        <w:rPr>
          <w:rFonts w:eastAsia="Roboto" w:cs="Times New Roman"/>
          <w:szCs w:val="24"/>
        </w:rPr>
        <w:t>.</w:t>
      </w:r>
      <w:r w:rsidR="00B74B3A" w:rsidRPr="4665D820">
        <w:rPr>
          <w:rFonts w:eastAsia="Roboto" w:cs="Times New Roman"/>
          <w:szCs w:val="24"/>
        </w:rPr>
        <w:t xml:space="preserve"> A tecnologia ser</w:t>
      </w:r>
      <w:r w:rsidR="003348EE">
        <w:rPr>
          <w:rFonts w:eastAsia="Roboto" w:cs="Times New Roman"/>
          <w:szCs w:val="24"/>
        </w:rPr>
        <w:t>á</w:t>
      </w:r>
      <w:r w:rsidR="00B74B3A" w:rsidRPr="4665D820">
        <w:rPr>
          <w:rFonts w:eastAsia="Roboto" w:cs="Times New Roman"/>
          <w:szCs w:val="24"/>
        </w:rPr>
        <w:t xml:space="preserve"> mantida para novos testes.</w:t>
      </w:r>
      <w:r w:rsidR="00574DED">
        <w:rPr>
          <w:rFonts w:eastAsia="Roboto" w:cs="Times New Roman"/>
          <w:szCs w:val="24"/>
        </w:rPr>
        <w:t xml:space="preserve"> Para testes </w:t>
      </w:r>
      <w:commentRangeStart w:id="132"/>
      <w:commentRangeEnd w:id="132"/>
      <w:r w:rsidR="00560727">
        <w:rPr>
          <w:rStyle w:val="CommentReference"/>
          <w:rFonts w:eastAsia="Arial" w:cs="Arial"/>
          <w:lang w:eastAsia="pt-BR"/>
        </w:rPr>
        <w:commentReference w:id="132"/>
      </w:r>
      <w:r w:rsidR="00574DED" w:rsidRPr="380BB618">
        <w:rPr>
          <w:rFonts w:eastAsia="Roboto" w:cs="Times New Roman"/>
          <w:szCs w:val="24"/>
        </w:rPr>
        <w:t>ponta-a-ponta (E2E, na sigla em inglês)</w:t>
      </w:r>
      <w:r w:rsidR="0055094F">
        <w:rPr>
          <w:rFonts w:eastAsia="Roboto" w:cs="Times New Roman"/>
          <w:szCs w:val="24"/>
        </w:rPr>
        <w:t xml:space="preserve"> será utilizado Playwright</w:t>
      </w:r>
      <w:r w:rsidR="00B6425F">
        <w:rPr>
          <w:rStyle w:val="FootnoteReference"/>
          <w:rFonts w:eastAsia="Roboto" w:cs="Times New Roman"/>
          <w:szCs w:val="24"/>
        </w:rPr>
        <w:footnoteReference w:id="14"/>
      </w:r>
      <w:r w:rsidR="0069200B">
        <w:rPr>
          <w:rFonts w:eastAsia="Roboto" w:cs="Times New Roman"/>
          <w:szCs w:val="24"/>
        </w:rPr>
        <w:t>.</w:t>
      </w:r>
    </w:p>
    <w:p w14:paraId="40BECBE3" w14:textId="6BECC0A7" w:rsidR="0055166A" w:rsidRPr="00DB69E6" w:rsidRDefault="64F6CAAE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lastRenderedPageBreak/>
        <w:t>O gerenciamento de dependências das bibliotecas de código</w:t>
      </w:r>
      <w:r w:rsidR="00393DE2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</w:t>
      </w:r>
      <w:r w:rsidRPr="00484698">
        <w:rPr>
          <w:rFonts w:eastAsia="Roboto" w:cs="Times New Roman"/>
          <w:szCs w:val="24"/>
        </w:rPr>
        <w:t xml:space="preserve">tanto do </w:t>
      </w:r>
      <w:r w:rsidR="00F67D41" w:rsidRPr="00070142">
        <w:rPr>
          <w:rFonts w:eastAsia="Roboto" w:cs="Times New Roman"/>
          <w:szCs w:val="24"/>
        </w:rPr>
        <w:t xml:space="preserve">aplicativo </w:t>
      </w:r>
      <w:r w:rsidRPr="00070142">
        <w:rPr>
          <w:rFonts w:eastAsia="Roboto" w:cs="Times New Roman"/>
          <w:szCs w:val="24"/>
        </w:rPr>
        <w:t>quanto do servidor</w:t>
      </w:r>
      <w:r w:rsidR="00393DE2" w:rsidRPr="4665D820">
        <w:rPr>
          <w:rFonts w:eastAsia="Roboto" w:cs="Times New Roman"/>
          <w:szCs w:val="24"/>
        </w:rPr>
        <w:t>,</w:t>
      </w:r>
      <w:r w:rsidRPr="380BB618">
        <w:rPr>
          <w:rFonts w:eastAsia="Roboto" w:cs="Times New Roman"/>
          <w:szCs w:val="24"/>
        </w:rPr>
        <w:t xml:space="preserve"> é realizado com o </w:t>
      </w:r>
      <w:r w:rsidR="00F67D41">
        <w:rPr>
          <w:rFonts w:eastAsia="Roboto" w:cs="Times New Roman"/>
          <w:i/>
          <w:iCs/>
          <w:szCs w:val="24"/>
        </w:rPr>
        <w:t xml:space="preserve">Performant </w:t>
      </w:r>
      <w:r w:rsidRPr="4665D820">
        <w:rPr>
          <w:rFonts w:eastAsia="Roboto" w:cs="Times New Roman"/>
          <w:i/>
          <w:szCs w:val="24"/>
        </w:rPr>
        <w:t>Node Package Manager</w:t>
      </w:r>
      <w:r w:rsidRPr="380BB618">
        <w:rPr>
          <w:rFonts w:eastAsia="Roboto" w:cs="Times New Roman"/>
          <w:szCs w:val="24"/>
        </w:rPr>
        <w:t xml:space="preserve"> (</w:t>
      </w:r>
      <w:r w:rsidR="00F67D41">
        <w:rPr>
          <w:rFonts w:eastAsia="Roboto" w:cs="Times New Roman"/>
          <w:szCs w:val="24"/>
        </w:rPr>
        <w:t>P</w:t>
      </w:r>
      <w:r w:rsidR="4B4BF8A2" w:rsidRPr="380BB618">
        <w:rPr>
          <w:rFonts w:eastAsia="Roboto" w:cs="Times New Roman"/>
          <w:szCs w:val="24"/>
        </w:rPr>
        <w:t>NPM)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5"/>
      </w:r>
      <w:r w:rsidRPr="380BB618" w:rsidDel="004E5DFF">
        <w:rPr>
          <w:rFonts w:eastAsia="Roboto" w:cs="Times New Roman"/>
          <w:szCs w:val="24"/>
        </w:rPr>
        <w:t>.</w:t>
      </w:r>
    </w:p>
    <w:p w14:paraId="59641B47" w14:textId="60347A4D" w:rsidR="00056EFE" w:rsidRPr="00DB69E6" w:rsidRDefault="75509844" w:rsidP="380BB618">
      <w:pPr>
        <w:spacing w:line="360" w:lineRule="auto"/>
        <w:ind w:firstLine="720"/>
        <w:jc w:val="both"/>
        <w:rPr>
          <w:rFonts w:eastAsia="Roboto" w:cs="Times New Roman"/>
          <w:szCs w:val="24"/>
        </w:rPr>
      </w:pPr>
      <w:r w:rsidRPr="380BB618">
        <w:rPr>
          <w:rFonts w:eastAsia="Roboto" w:cs="Times New Roman"/>
          <w:szCs w:val="24"/>
        </w:rPr>
        <w:t xml:space="preserve">A persistência dos dados da aplicação </w:t>
      </w:r>
      <w:r w:rsidR="00E340E1" w:rsidRPr="4665D820">
        <w:rPr>
          <w:rFonts w:eastAsia="Roboto" w:cs="Times New Roman"/>
          <w:szCs w:val="24"/>
        </w:rPr>
        <w:t xml:space="preserve">continuará a ser </w:t>
      </w:r>
      <w:r w:rsidR="004E5DFF" w:rsidRPr="4665D820">
        <w:rPr>
          <w:rFonts w:eastAsia="Roboto" w:cs="Times New Roman"/>
          <w:szCs w:val="24"/>
        </w:rPr>
        <w:t xml:space="preserve">realizada com o banco de dados </w:t>
      </w:r>
      <w:r w:rsidRPr="380BB618">
        <w:rPr>
          <w:rFonts w:eastAsia="Roboto" w:cs="Times New Roman"/>
          <w:szCs w:val="24"/>
        </w:rPr>
        <w:t>MongoDB</w:t>
      </w:r>
      <w:r w:rsidR="48FFD4BB" w:rsidRPr="380BB618">
        <w:rPr>
          <w:rStyle w:val="FootnoteReference"/>
          <w:rFonts w:eastAsia="Roboto" w:cs="Times New Roman"/>
          <w:szCs w:val="24"/>
        </w:rPr>
        <w:footnoteReference w:id="16"/>
      </w:r>
      <w:r w:rsidR="00F67D41">
        <w:rPr>
          <w:rFonts w:eastAsia="Roboto" w:cs="Times New Roman"/>
          <w:szCs w:val="24"/>
        </w:rPr>
        <w:t>.</w:t>
      </w:r>
    </w:p>
    <w:p w14:paraId="596E16B2" w14:textId="595A64AD" w:rsidR="00056EFE" w:rsidRDefault="00056EFE" w:rsidP="00BD27E1">
      <w:pPr>
        <w:spacing w:line="360" w:lineRule="auto"/>
        <w:jc w:val="both"/>
        <w:rPr>
          <w:rFonts w:eastAsiaTheme="majorEastAsia" w:cstheme="majorBidi"/>
          <w:b/>
          <w:sz w:val="26"/>
          <w:szCs w:val="26"/>
        </w:rPr>
      </w:pPr>
    </w:p>
    <w:p w14:paraId="0308CCD0" w14:textId="70B7E236" w:rsidR="000B5DA6" w:rsidRDefault="004461E7" w:rsidP="001E76BA">
      <w:pPr>
        <w:pStyle w:val="Heading2"/>
      </w:pPr>
      <w:bookmarkStart w:id="133" w:name="_Toc183801353"/>
      <w:r w:rsidRPr="00EC6100">
        <w:t>Cronogra</w:t>
      </w:r>
      <w:r w:rsidR="00B95A97">
        <w:t>ma</w:t>
      </w:r>
      <w:bookmarkEnd w:id="133"/>
    </w:p>
    <w:p w14:paraId="2E375CB9" w14:textId="77777777" w:rsidR="001E76BA" w:rsidRDefault="001E76BA" w:rsidP="001E76BA"/>
    <w:p w14:paraId="62D80A78" w14:textId="6397E528" w:rsidR="00D808AA" w:rsidRPr="001E76BA" w:rsidRDefault="00D808AA" w:rsidP="001E76BA">
      <w:r>
        <w:rPr>
          <w:rFonts w:cs="Times New Roman"/>
          <w:szCs w:val="24"/>
        </w:rPr>
        <w:t xml:space="preserve">A 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_Ref176833870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 w:rsidR="0088622A">
        <w:t xml:space="preserve">Tabela </w:t>
      </w:r>
      <w:r w:rsidR="0088622A">
        <w:rPr>
          <w:noProof/>
        </w:rPr>
        <w:t>2</w:t>
      </w:r>
      <w:r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>, abaixo, apresenta o cronograma do projeto.</w:t>
      </w:r>
    </w:p>
    <w:p w14:paraId="2A1A18DD" w14:textId="2E91955A" w:rsidR="000B5DA6" w:rsidRPr="00D808AA" w:rsidRDefault="000B5DA6" w:rsidP="00D808AA">
      <w:pPr>
        <w:pStyle w:val="Caption"/>
        <w:keepNext/>
        <w:jc w:val="left"/>
        <w:rPr>
          <w:rFonts w:cs="Times New Roman"/>
          <w:i w:val="0"/>
          <w:color w:val="auto"/>
          <w:sz w:val="24"/>
          <w:szCs w:val="24"/>
        </w:rPr>
      </w:pPr>
    </w:p>
    <w:p w14:paraId="208B0E28" w14:textId="0E3F0944" w:rsidR="00D808AA" w:rsidRDefault="00D808AA" w:rsidP="00D808AA">
      <w:pPr>
        <w:pStyle w:val="Caption"/>
        <w:keepNext/>
      </w:pPr>
      <w:bookmarkStart w:id="134" w:name="_Ref176833870"/>
      <w:r>
        <w:t xml:space="preserve">Tabela </w:t>
      </w:r>
      <w:fldSimple w:instr=" SEQ Tabela \* ARABIC ">
        <w:r w:rsidR="0088622A">
          <w:rPr>
            <w:noProof/>
          </w:rPr>
          <w:t>2</w:t>
        </w:r>
      </w:fldSimple>
      <w:bookmarkEnd w:id="134"/>
      <w:r>
        <w:t xml:space="preserve">: </w:t>
      </w:r>
      <w:r w:rsidRPr="005F7A32">
        <w:t>Descrição do cronograma para elaboração do projeto</w:t>
      </w:r>
    </w:p>
    <w:tbl>
      <w:tblPr>
        <w:tblStyle w:val="TableGrid"/>
        <w:tblpPr w:leftFromText="141" w:rightFromText="141" w:vertAnchor="text" w:horzAnchor="margin" w:tblpXSpec="center" w:tblpY="347"/>
        <w:tblOverlap w:val="never"/>
        <w:tblW w:w="7345" w:type="dxa"/>
        <w:tblLook w:val="00A0" w:firstRow="1" w:lastRow="0" w:firstColumn="1" w:lastColumn="0" w:noHBand="0" w:noVBand="0"/>
        <w:tblCaption w:val="Tabela 1: Descrição do cronograma para construção do projeto "/>
      </w:tblPr>
      <w:tblGrid>
        <w:gridCol w:w="2365"/>
        <w:gridCol w:w="672"/>
        <w:gridCol w:w="615"/>
        <w:gridCol w:w="665"/>
        <w:gridCol w:w="673"/>
        <w:gridCol w:w="656"/>
        <w:gridCol w:w="648"/>
        <w:gridCol w:w="648"/>
        <w:gridCol w:w="403"/>
      </w:tblGrid>
      <w:tr w:rsidR="00AB3ED5" w:rsidRPr="00181264" w14:paraId="147F706D" w14:textId="77777777" w:rsidTr="00D808AA">
        <w:trPr>
          <w:trHeight w:val="465"/>
        </w:trPr>
        <w:tc>
          <w:tcPr>
            <w:tcW w:w="2623" w:type="dxa"/>
            <w:vMerge w:val="restart"/>
            <w:vAlign w:val="center"/>
          </w:tcPr>
          <w:p w14:paraId="25056C62" w14:textId="77777777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181264">
              <w:rPr>
                <w:rFonts w:cs="Times New Roman"/>
                <w:b/>
                <w:szCs w:val="24"/>
              </w:rPr>
              <w:t>Atividade</w:t>
            </w:r>
          </w:p>
        </w:tc>
        <w:tc>
          <w:tcPr>
            <w:tcW w:w="3382" w:type="dxa"/>
            <w:gridSpan w:val="5"/>
          </w:tcPr>
          <w:p w14:paraId="784E370B" w14:textId="5DD772BE" w:rsidR="0FF96E3D" w:rsidRPr="1B6DD445" w:rsidRDefault="0FF96E3D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202</w:t>
            </w:r>
            <w:r w:rsidR="55991D51" w:rsidRPr="1B6DD445">
              <w:rPr>
                <w:rFonts w:cs="Times New Roman"/>
                <w:b/>
                <w:szCs w:val="24"/>
              </w:rPr>
              <w:t>4</w:t>
            </w:r>
          </w:p>
        </w:tc>
        <w:tc>
          <w:tcPr>
            <w:tcW w:w="1340" w:type="dxa"/>
            <w:gridSpan w:val="3"/>
            <w:vAlign w:val="center"/>
          </w:tcPr>
          <w:p w14:paraId="1D59AE46" w14:textId="4955997C" w:rsidR="00AB3ED5" w:rsidRPr="00181264" w:rsidRDefault="0FF96E3D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commentRangeStart w:id="135"/>
            <w:r w:rsidRPr="1B6DD445">
              <w:rPr>
                <w:rFonts w:cs="Times New Roman"/>
                <w:b/>
                <w:szCs w:val="24"/>
              </w:rPr>
              <w:t>202</w:t>
            </w:r>
            <w:r w:rsidR="291940D2" w:rsidRPr="1B6DD445">
              <w:rPr>
                <w:rFonts w:cs="Times New Roman"/>
                <w:b/>
                <w:szCs w:val="24"/>
              </w:rPr>
              <w:t>5</w:t>
            </w:r>
            <w:commentRangeEnd w:id="135"/>
            <w:r w:rsidR="00320E90">
              <w:rPr>
                <w:rStyle w:val="CommentReference"/>
                <w:rFonts w:eastAsia="Arial" w:cs="Arial"/>
                <w:lang w:eastAsia="pt-BR"/>
              </w:rPr>
              <w:commentReference w:id="135"/>
            </w:r>
          </w:p>
        </w:tc>
      </w:tr>
      <w:tr w:rsidR="00AB3ED5" w:rsidRPr="00181264" w14:paraId="015F1082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Merge/>
            <w:vAlign w:val="center"/>
          </w:tcPr>
          <w:p w14:paraId="2204C4F9" w14:textId="77777777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2C053FE0" w14:textId="709311D2" w:rsidR="00AB3ED5" w:rsidRPr="00181264" w:rsidRDefault="38345FA3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Ago</w:t>
            </w:r>
          </w:p>
        </w:tc>
        <w:tc>
          <w:tcPr>
            <w:tcW w:w="645" w:type="dxa"/>
          </w:tcPr>
          <w:p w14:paraId="72FBF20D" w14:textId="74B3AB80" w:rsidR="38345FA3" w:rsidRPr="1B6DD445" w:rsidRDefault="38345FA3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Set</w:t>
            </w:r>
          </w:p>
        </w:tc>
        <w:tc>
          <w:tcPr>
            <w:tcW w:w="683" w:type="dxa"/>
          </w:tcPr>
          <w:p w14:paraId="08663885" w14:textId="7D17FEB3" w:rsidR="38345FA3" w:rsidRPr="1B6DD445" w:rsidRDefault="38345FA3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Out</w:t>
            </w:r>
          </w:p>
        </w:tc>
        <w:tc>
          <w:tcPr>
            <w:tcW w:w="689" w:type="dxa"/>
          </w:tcPr>
          <w:p w14:paraId="6E471EFC" w14:textId="357EBC8A" w:rsidR="38345FA3" w:rsidRPr="1B6DD445" w:rsidRDefault="38345FA3" w:rsidP="1B6DD445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Nov</w:t>
            </w:r>
          </w:p>
        </w:tc>
        <w:tc>
          <w:tcPr>
            <w:tcW w:w="676" w:type="dxa"/>
            <w:vAlign w:val="center"/>
          </w:tcPr>
          <w:p w14:paraId="60704FC9" w14:textId="0DD4E19B" w:rsidR="00AB3ED5" w:rsidRPr="00181264" w:rsidRDefault="38345FA3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1B6DD445">
              <w:rPr>
                <w:rFonts w:cs="Times New Roman"/>
                <w:b/>
                <w:szCs w:val="24"/>
              </w:rPr>
              <w:t>Dez</w:t>
            </w:r>
          </w:p>
        </w:tc>
        <w:tc>
          <w:tcPr>
            <w:tcW w:w="670" w:type="dxa"/>
            <w:vAlign w:val="center"/>
          </w:tcPr>
          <w:p w14:paraId="719040C2" w14:textId="185103E3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181264">
              <w:rPr>
                <w:rFonts w:cs="Times New Roman"/>
                <w:b/>
                <w:szCs w:val="24"/>
              </w:rPr>
              <w:t>Jan</w:t>
            </w:r>
          </w:p>
        </w:tc>
        <w:tc>
          <w:tcPr>
            <w:tcW w:w="670" w:type="dxa"/>
            <w:vAlign w:val="center"/>
          </w:tcPr>
          <w:p w14:paraId="46114EEF" w14:textId="3976ED51" w:rsidR="00AB3ED5" w:rsidRPr="00181264" w:rsidRDefault="00AB3ED5" w:rsidP="00EC725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181264">
              <w:rPr>
                <w:rFonts w:cs="Times New Roman"/>
                <w:b/>
                <w:szCs w:val="24"/>
              </w:rPr>
              <w:t>Fev</w:t>
            </w:r>
          </w:p>
        </w:tc>
      </w:tr>
      <w:tr w:rsidR="00AB3ED5" w:rsidRPr="00181264" w14:paraId="0B0E40F8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808B387" w14:textId="147F0E4A" w:rsidR="00845013" w:rsidRPr="00AB3ED5" w:rsidRDefault="00472DCA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 xml:space="preserve">Detalhamento do escopo do projeto; Pesquisa e discussão da metodologia a ser aplicada </w:t>
            </w:r>
          </w:p>
        </w:tc>
        <w:tc>
          <w:tcPr>
            <w:tcW w:w="689" w:type="dxa"/>
            <w:vAlign w:val="center"/>
          </w:tcPr>
          <w:p w14:paraId="00DC2926" w14:textId="302C0AC7" w:rsidR="00845013" w:rsidRPr="00181264" w:rsidRDefault="15BF6160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1B6DD445"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46FCAE97" w14:textId="0CCCFFCE" w:rsidR="15BF6160" w:rsidRPr="1B6DD445" w:rsidRDefault="15BF6160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1B6DD445"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72D413F0" w14:textId="5CC295A8" w:rsidR="15BF6160" w:rsidRPr="1B6DD445" w:rsidRDefault="15BF6160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1B6DD445">
              <w:rPr>
                <w:rFonts w:cs="Times New Roman"/>
                <w:szCs w:val="24"/>
              </w:rPr>
              <w:t>x</w:t>
            </w:r>
          </w:p>
        </w:tc>
        <w:tc>
          <w:tcPr>
            <w:tcW w:w="689" w:type="dxa"/>
            <w:vAlign w:val="center"/>
          </w:tcPr>
          <w:p w14:paraId="2225D822" w14:textId="6BA2B172" w:rsidR="1B6DD445" w:rsidRDefault="1B6DD445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192347E3" w14:textId="7231EEC3" w:rsidR="00845013" w:rsidRPr="00181264" w:rsidRDefault="00845013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2B4BD668" w14:textId="77777777" w:rsidR="00845013" w:rsidRPr="00181264" w:rsidRDefault="00845013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176D24C8" w14:textId="77777777" w:rsidR="00845013" w:rsidRPr="00181264" w:rsidRDefault="00845013" w:rsidP="0061504B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403FEED1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613B5108" w14:textId="25D16082" w:rsidR="00CB4971" w:rsidRPr="00AB3ED5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>Projeto arquitetural preliminar da solução de software</w:t>
            </w:r>
          </w:p>
        </w:tc>
        <w:tc>
          <w:tcPr>
            <w:tcW w:w="689" w:type="dxa"/>
            <w:vAlign w:val="center"/>
          </w:tcPr>
          <w:p w14:paraId="3BA08523" w14:textId="64022AD1" w:rsidR="00CB4971" w:rsidRPr="00181264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53BC8DDC" w14:textId="0A4564B6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0F1BD569" w14:textId="34C672D8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9" w:type="dxa"/>
            <w:vAlign w:val="center"/>
          </w:tcPr>
          <w:p w14:paraId="5B68FD55" w14:textId="57A33B29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18205267" w14:textId="77777777" w:rsidR="00CB4971" w:rsidRPr="00181264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21297327" w14:textId="3AB125BF" w:rsidR="00CB4971" w:rsidRPr="00181264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E336CB8" w14:textId="77777777" w:rsidR="00CB4971" w:rsidRPr="00181264" w:rsidRDefault="00CB497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57812929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6FB99733" w14:textId="54B6B784" w:rsidR="00885470" w:rsidRPr="00AB3ED5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Preparação do texto da Proposta de TCC</w:t>
            </w:r>
          </w:p>
        </w:tc>
        <w:tc>
          <w:tcPr>
            <w:tcW w:w="689" w:type="dxa"/>
            <w:vAlign w:val="center"/>
          </w:tcPr>
          <w:p w14:paraId="3DEA601C" w14:textId="4D5A0036" w:rsidR="00885470" w:rsidRPr="00181264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7129DE87" w14:textId="6D2A6BB1" w:rsidR="1B6DD445" w:rsidRDefault="00B35B97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13091369" w14:textId="60BE537B" w:rsidR="1B6DD445" w:rsidRDefault="1B6DD445" w:rsidP="00B35B97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</w:tcPr>
          <w:p w14:paraId="76FF194C" w14:textId="74FF0765" w:rsidR="1B6DD445" w:rsidRDefault="1B6DD445" w:rsidP="1B6DD445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6375F141" w14:textId="77777777" w:rsidR="00885470" w:rsidRPr="00181264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9270693" w14:textId="77777777" w:rsidR="00885470" w:rsidRPr="00181264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9341DD9" w14:textId="3901D373" w:rsidR="00885470" w:rsidRPr="00181264" w:rsidRDefault="00885470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1E3BE4D2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1114E05D" w14:textId="31E300A3" w:rsidR="00885470" w:rsidRPr="00AB3ED5" w:rsidRDefault="00C94492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</w:rPr>
              <w:t>Preparação da apresentação da Proposta de TCC</w:t>
            </w:r>
          </w:p>
        </w:tc>
        <w:tc>
          <w:tcPr>
            <w:tcW w:w="689" w:type="dxa"/>
            <w:vAlign w:val="center"/>
          </w:tcPr>
          <w:p w14:paraId="68F01AC9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369F12BC" w14:textId="625AC2EF" w:rsidR="1B6DD445" w:rsidRDefault="00B35B9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75691590" w14:textId="19E73C2F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6AA8A629" w14:textId="0937D7D3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5E408A67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53D0394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50BF1769" w14:textId="1619AC0F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3AC56C8F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AC6078E" w14:textId="6BEA0A1E" w:rsidR="00885470" w:rsidRPr="00AB3ED5" w:rsidRDefault="00396765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 xml:space="preserve">Revisão dos requisitos funcionais e não funcionais </w:t>
            </w:r>
          </w:p>
        </w:tc>
        <w:tc>
          <w:tcPr>
            <w:tcW w:w="689" w:type="dxa"/>
            <w:vAlign w:val="center"/>
          </w:tcPr>
          <w:p w14:paraId="1A1CC66D" w14:textId="20F64B6E" w:rsidR="00885470" w:rsidRPr="00181264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41BAD25D" w14:textId="20D243C8" w:rsidR="1B6DD445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64DFE4FF" w14:textId="0980ADE0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74BE78EB" w14:textId="6ADB562C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5CF5168B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E464BDF" w14:textId="0ACFD8F5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79D97C21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2EE751F2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42E282AA" w14:textId="0EFEB5CE" w:rsidR="00885470" w:rsidRPr="00AB3ED5" w:rsidRDefault="00BE42D4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lastRenderedPageBreak/>
              <w:t>Definição de tecnologias para solução</w:t>
            </w:r>
          </w:p>
        </w:tc>
        <w:tc>
          <w:tcPr>
            <w:tcW w:w="689" w:type="dxa"/>
            <w:vAlign w:val="center"/>
          </w:tcPr>
          <w:p w14:paraId="06BB9000" w14:textId="65376B1B" w:rsidR="00885470" w:rsidRPr="00181264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45" w:type="dxa"/>
            <w:vAlign w:val="center"/>
          </w:tcPr>
          <w:p w14:paraId="125E2C61" w14:textId="7E93A876" w:rsidR="1B6DD445" w:rsidRDefault="009A6F94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83" w:type="dxa"/>
            <w:vAlign w:val="center"/>
          </w:tcPr>
          <w:p w14:paraId="52E8C06A" w14:textId="76BA0694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1329C940" w14:textId="787B2D1A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648FF41D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91B8E14" w14:textId="1284AD88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4126636B" w14:textId="77777777" w:rsidR="00885470" w:rsidRPr="00181264" w:rsidRDefault="0088547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4C01A8C1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0B3092C5" w14:textId="6479C070" w:rsidR="00026FC1" w:rsidRPr="00AB3ED5" w:rsidRDefault="00026FC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>Detalhamento do projeto arquitetural</w:t>
            </w:r>
          </w:p>
        </w:tc>
        <w:tc>
          <w:tcPr>
            <w:tcW w:w="689" w:type="dxa"/>
            <w:vAlign w:val="center"/>
          </w:tcPr>
          <w:p w14:paraId="617B34CE" w14:textId="77777777" w:rsidR="00026FC1" w:rsidRPr="00181264" w:rsidRDefault="00026FC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6D5D56B5" w14:textId="60BEE937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0B2A12F8" w14:textId="622062DE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4B9ADBE0" w14:textId="0D98D08A" w:rsidR="1B6DD445" w:rsidRDefault="001239D3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4EA5A73D" w14:textId="2A70B24E" w:rsidR="00026FC1" w:rsidRPr="00181264" w:rsidRDefault="001239D3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5D639C4A" w14:textId="22B16A34" w:rsidR="00026FC1" w:rsidRPr="00181264" w:rsidRDefault="00026FC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181264"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516F9F92" w14:textId="7335C038" w:rsidR="00026FC1" w:rsidRPr="00181264" w:rsidRDefault="00026FC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AB3ED5" w:rsidRPr="00181264" w14:paraId="5916D46E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B3F6AD5" w14:textId="5F9EF6FD" w:rsidR="006F2861" w:rsidRPr="00AB3ED5" w:rsidRDefault="006F2861" w:rsidP="00EC725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commentRangeStart w:id="136"/>
            <w:commentRangeStart w:id="137"/>
            <w:r w:rsidRPr="00AB3ED5">
              <w:rPr>
                <w:rFonts w:eastAsia="Roboto" w:cs="Times New Roman"/>
                <w:szCs w:val="24"/>
                <w:highlight w:val="white"/>
              </w:rPr>
              <w:t>Implementação do projeto</w:t>
            </w:r>
            <w:commentRangeEnd w:id="136"/>
            <w:r w:rsidR="00CE6F80">
              <w:rPr>
                <w:rStyle w:val="CommentReference"/>
                <w:rFonts w:eastAsia="Arial" w:cs="Arial"/>
                <w:lang w:eastAsia="pt-BR"/>
              </w:rPr>
              <w:commentReference w:id="136"/>
            </w:r>
            <w:commentRangeEnd w:id="137"/>
            <w:r w:rsidR="00B35ED3">
              <w:rPr>
                <w:rStyle w:val="CommentReference"/>
                <w:rFonts w:eastAsia="Arial" w:cs="Arial"/>
                <w:lang w:eastAsia="pt-BR"/>
              </w:rPr>
              <w:commentReference w:id="137"/>
            </w:r>
          </w:p>
        </w:tc>
        <w:tc>
          <w:tcPr>
            <w:tcW w:w="689" w:type="dxa"/>
            <w:vAlign w:val="center"/>
          </w:tcPr>
          <w:p w14:paraId="4AF256E1" w14:textId="77777777" w:rsidR="006F2861" w:rsidRPr="00181264" w:rsidRDefault="006F2861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547A777B" w14:textId="23B03FFE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2875B110" w14:textId="60AF870A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615034FF" w14:textId="7E20AFF5" w:rsidR="1B6DD445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4DFBC5FC" w14:textId="1F27F95F" w:rsidR="006F2861" w:rsidRPr="00181264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1901DA13" w14:textId="62C2F18A" w:rsidR="006F2861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7717CF89" w14:textId="6BB92EBC" w:rsidR="006F2861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  <w:tr w:rsidR="00AB3ED5" w:rsidRPr="00181264" w14:paraId="7376A42C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7E41FC99" w14:textId="3740E346" w:rsidR="00FB5567" w:rsidRPr="00AB3ED5" w:rsidRDefault="00FB5567" w:rsidP="6F30EBCD">
            <w:pPr>
              <w:spacing w:line="360" w:lineRule="auto"/>
              <w:jc w:val="center"/>
              <w:rPr>
                <w:rFonts w:eastAsia="Roboto" w:cs="Times New Roman"/>
                <w:szCs w:val="24"/>
                <w:highlight w:val="white"/>
              </w:rPr>
            </w:pPr>
            <w:r w:rsidRPr="6F30EBCD">
              <w:rPr>
                <w:rFonts w:eastAsia="Roboto" w:cs="Times New Roman"/>
                <w:szCs w:val="24"/>
                <w:highlight w:val="white"/>
              </w:rPr>
              <w:t>Construção da monografia</w:t>
            </w:r>
          </w:p>
        </w:tc>
        <w:tc>
          <w:tcPr>
            <w:tcW w:w="689" w:type="dxa"/>
            <w:vAlign w:val="center"/>
          </w:tcPr>
          <w:p w14:paraId="44847237" w14:textId="77777777" w:rsidR="00FB5567" w:rsidRPr="00181264" w:rsidRDefault="00FB556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71CBDF92" w14:textId="3103FCB7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07F17627" w14:textId="0A67F0F4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41E2B29A" w14:textId="675634CE" w:rsidR="1B6DD445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6" w:type="dxa"/>
            <w:vAlign w:val="center"/>
          </w:tcPr>
          <w:p w14:paraId="281E92E8" w14:textId="79B24E24" w:rsidR="00FB5567" w:rsidRPr="00181264" w:rsidRDefault="008F02E0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0804D3D5" w14:textId="339F7BCF" w:rsidR="00FB5567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3C3F42EF" w14:textId="6E787EA9" w:rsidR="00FB5567" w:rsidRPr="00181264" w:rsidRDefault="001533F9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  <w:tr w:rsidR="00AB3ED5" w:rsidRPr="00181264" w14:paraId="64C274B4" w14:textId="77777777" w:rsidTr="00D808AA">
        <w:trPr>
          <w:gridAfter w:val="1"/>
          <w:wAfter w:w="555" w:type="dxa"/>
          <w:trHeight w:val="300"/>
        </w:trPr>
        <w:tc>
          <w:tcPr>
            <w:tcW w:w="2623" w:type="dxa"/>
            <w:vAlign w:val="center"/>
          </w:tcPr>
          <w:p w14:paraId="0B71BBB9" w14:textId="0D2ADF97" w:rsidR="00FB5567" w:rsidRPr="00AB3ED5" w:rsidRDefault="00FB5567" w:rsidP="00EC725C">
            <w:pPr>
              <w:spacing w:line="360" w:lineRule="auto"/>
              <w:jc w:val="center"/>
              <w:rPr>
                <w:rFonts w:eastAsia="Roboto" w:cs="Times New Roman"/>
                <w:szCs w:val="24"/>
                <w:highlight w:val="white"/>
              </w:rPr>
            </w:pPr>
            <w:r w:rsidRPr="00AB3ED5">
              <w:rPr>
                <w:rFonts w:eastAsia="Roboto" w:cs="Times New Roman"/>
                <w:szCs w:val="24"/>
                <w:highlight w:val="white"/>
              </w:rPr>
              <w:t>Elaboração da apresentação para a defesa do TCC</w:t>
            </w:r>
          </w:p>
        </w:tc>
        <w:tc>
          <w:tcPr>
            <w:tcW w:w="689" w:type="dxa"/>
            <w:vAlign w:val="center"/>
          </w:tcPr>
          <w:p w14:paraId="253B5E88" w14:textId="77777777" w:rsidR="00FB5567" w:rsidRPr="00181264" w:rsidRDefault="00FB556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5" w:type="dxa"/>
            <w:vAlign w:val="center"/>
          </w:tcPr>
          <w:p w14:paraId="573AE33B" w14:textId="5C303E5C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3" w:type="dxa"/>
            <w:vAlign w:val="center"/>
          </w:tcPr>
          <w:p w14:paraId="46F159D8" w14:textId="68BFA01D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035D6C26" w14:textId="31FF497F" w:rsidR="1B6DD445" w:rsidRDefault="1B6DD445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6" w:type="dxa"/>
            <w:vAlign w:val="center"/>
          </w:tcPr>
          <w:p w14:paraId="71A65554" w14:textId="77777777" w:rsidR="00FB5567" w:rsidRPr="00181264" w:rsidRDefault="00FB5567" w:rsidP="009A6F94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70" w:type="dxa"/>
            <w:vAlign w:val="center"/>
          </w:tcPr>
          <w:p w14:paraId="3287A5CD" w14:textId="7D2F100A" w:rsidR="00FB5567" w:rsidRPr="00181264" w:rsidRDefault="008F02E0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  <w:tc>
          <w:tcPr>
            <w:tcW w:w="670" w:type="dxa"/>
            <w:vAlign w:val="center"/>
          </w:tcPr>
          <w:p w14:paraId="18F06977" w14:textId="17BC448D" w:rsidR="00FB5567" w:rsidRPr="00181264" w:rsidRDefault="008F02E0" w:rsidP="009A6F94">
            <w:pPr>
              <w:keepNext/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x</w:t>
            </w:r>
          </w:p>
        </w:tc>
      </w:tr>
    </w:tbl>
    <w:p w14:paraId="1BF2841D" w14:textId="147672D5" w:rsidR="00430DEF" w:rsidRDefault="00430DEF" w:rsidP="00EC725C">
      <w:pPr>
        <w:spacing w:line="360" w:lineRule="auto"/>
        <w:rPr>
          <w:rFonts w:cs="Times New Roman"/>
        </w:rPr>
      </w:pPr>
    </w:p>
    <w:p w14:paraId="74DF0F4F" w14:textId="309A9629" w:rsidR="00056EFE" w:rsidRDefault="00056EFE" w:rsidP="00056EFE">
      <w:pPr>
        <w:pStyle w:val="Heading1"/>
        <w:numPr>
          <w:ilvl w:val="0"/>
          <w:numId w:val="0"/>
        </w:numPr>
        <w:spacing w:line="360" w:lineRule="auto"/>
        <w:ind w:left="432"/>
        <w:rPr>
          <w:rFonts w:cs="Times New Roman"/>
          <w:sz w:val="24"/>
          <w:szCs w:val="24"/>
        </w:rPr>
      </w:pPr>
    </w:p>
    <w:p w14:paraId="357F7940" w14:textId="270D989A" w:rsidR="00056EFE" w:rsidRDefault="00056EFE" w:rsidP="00056EFE"/>
    <w:p w14:paraId="4FA40C15" w14:textId="6032128C" w:rsidR="00BD27E1" w:rsidRDefault="00BD27E1" w:rsidP="00056EFE"/>
    <w:p w14:paraId="7BFE6BA8" w14:textId="3B1C74FD" w:rsidR="00BD27E1" w:rsidRDefault="00BD27E1" w:rsidP="00056EFE"/>
    <w:p w14:paraId="4DC0EAE5" w14:textId="7039DFC4" w:rsidR="00BD27E1" w:rsidRDefault="00BD27E1" w:rsidP="00056EFE"/>
    <w:p w14:paraId="774A4F39" w14:textId="01D94EA6" w:rsidR="00BD27E1" w:rsidRDefault="00BD27E1" w:rsidP="00056EFE"/>
    <w:p w14:paraId="08AADE65" w14:textId="32EFDB36" w:rsidR="00BD27E1" w:rsidRDefault="00BD27E1" w:rsidP="00056EFE"/>
    <w:p w14:paraId="36B9707F" w14:textId="0386931A" w:rsidR="00BD27E1" w:rsidRDefault="00BD27E1" w:rsidP="00056EFE"/>
    <w:p w14:paraId="5CC5F1E8" w14:textId="75CA8E39" w:rsidR="00BD27E1" w:rsidRDefault="00BD27E1" w:rsidP="00056EFE"/>
    <w:p w14:paraId="76BF28D9" w14:textId="760E859A" w:rsidR="00BD27E1" w:rsidRDefault="00BD27E1" w:rsidP="00056EFE"/>
    <w:p w14:paraId="262859C3" w14:textId="77777777" w:rsidR="00BD27E1" w:rsidRDefault="00BD27E1" w:rsidP="00056EFE"/>
    <w:p w14:paraId="1B5DC63E" w14:textId="3FB036B7" w:rsidR="00056EFE" w:rsidRDefault="00923EA5" w:rsidP="00923EA5">
      <w:pPr>
        <w:pStyle w:val="Heading2"/>
      </w:pPr>
      <w:bookmarkStart w:id="139" w:name="_Toc183801354"/>
      <w:r>
        <w:t>Trabalhos Futuros</w:t>
      </w:r>
      <w:bookmarkEnd w:id="139"/>
    </w:p>
    <w:p w14:paraId="662FE2D2" w14:textId="68FDF129" w:rsidR="00923EA5" w:rsidRDefault="00923EA5" w:rsidP="00923EA5"/>
    <w:p w14:paraId="7119B3BE" w14:textId="18EC9FE6" w:rsidR="00923EA5" w:rsidRDefault="00923EA5" w:rsidP="00923EA5">
      <w:pPr>
        <w:ind w:left="576"/>
      </w:pPr>
      <w:r>
        <w:t>TODO: Detalhar</w:t>
      </w:r>
    </w:p>
    <w:p w14:paraId="48BF0BC7" w14:textId="763AD687" w:rsidR="00923EA5" w:rsidRDefault="00923EA5" w:rsidP="00923EA5">
      <w:pPr>
        <w:pStyle w:val="ListParagraph"/>
        <w:numPr>
          <w:ilvl w:val="0"/>
          <w:numId w:val="34"/>
        </w:numPr>
      </w:pPr>
      <w:r>
        <w:t>Integração do jogo com o sistema web de gestão</w:t>
      </w:r>
    </w:p>
    <w:p w14:paraId="4A44E05E" w14:textId="480798B7" w:rsidR="00923EA5" w:rsidRDefault="00923EA5" w:rsidP="00923EA5">
      <w:pPr>
        <w:pStyle w:val="ListParagraph"/>
        <w:numPr>
          <w:ilvl w:val="0"/>
          <w:numId w:val="34"/>
        </w:numPr>
        <w:rPr>
          <w:ins w:id="140" w:author="RAUL MARTINS FURTADO FERNANDES" w:date="2025-10-04T20:13:00Z" w16du:dateUtc="2025-10-04T23:13:00Z"/>
        </w:rPr>
      </w:pPr>
      <w:r>
        <w:t>Criação de “prova de nível” no jogo para determinar o nível de um novo jogador</w:t>
      </w:r>
    </w:p>
    <w:p w14:paraId="35484F15" w14:textId="437F1610" w:rsidR="00535477" w:rsidRPr="00923EA5" w:rsidRDefault="00535477" w:rsidP="00923EA5">
      <w:pPr>
        <w:pStyle w:val="ListParagraph"/>
        <w:numPr>
          <w:ilvl w:val="0"/>
          <w:numId w:val="34"/>
        </w:numPr>
      </w:pPr>
      <w:ins w:id="141" w:author="RAUL MARTINS FURTADO FERNANDES" w:date="2025-10-04T20:13:00Z" w16du:dateUtc="2025-10-04T23:13:00Z">
        <w:r>
          <w:t>Regionalização dos termos</w:t>
        </w:r>
      </w:ins>
    </w:p>
    <w:p w14:paraId="39EA363D" w14:textId="77777777" w:rsidR="00923EA5" w:rsidRDefault="00923EA5">
      <w:pPr>
        <w:rPr>
          <w:ins w:id="142" w:author="RAUL MARTINS FURTADO FERNANDES" w:date="2025-10-04T20:06:00Z" w16du:dateUtc="2025-10-04T23:06:00Z"/>
        </w:rPr>
      </w:pPr>
      <w:r>
        <w:br w:type="page"/>
      </w:r>
    </w:p>
    <w:p w14:paraId="27C5D530" w14:textId="3747D685" w:rsidR="00B07742" w:rsidRDefault="00B07742" w:rsidP="00B07742">
      <w:pPr>
        <w:pStyle w:val="Heading1"/>
        <w:rPr>
          <w:ins w:id="143" w:author="RAUL MARTINS FURTADO FERNANDES" w:date="2025-10-04T20:07:00Z" w16du:dateUtc="2025-10-04T23:07:00Z"/>
        </w:rPr>
      </w:pPr>
      <w:ins w:id="144" w:author="RAUL MARTINS FURTADO FERNANDES" w:date="2025-10-04T20:07:00Z" w16du:dateUtc="2025-10-04T23:07:00Z">
        <w:r>
          <w:lastRenderedPageBreak/>
          <w:t>Casos de Uso</w:t>
        </w:r>
      </w:ins>
    </w:p>
    <w:p w14:paraId="52DD6267" w14:textId="40EDBA41" w:rsidR="00B07742" w:rsidRPr="00B07742" w:rsidRDefault="00B07742" w:rsidP="00B07742">
      <w:pPr>
        <w:rPr>
          <w:rPrChange w:id="145" w:author="RAUL MARTINS FURTADO FERNANDES" w:date="2025-10-04T20:07:00Z" w16du:dateUtc="2025-10-04T23:07:00Z">
            <w:rPr>
              <w:b/>
            </w:rPr>
          </w:rPrChange>
        </w:rPr>
      </w:pPr>
      <w:ins w:id="146" w:author="RAUL MARTINS FURTADO FERNANDES" w:date="2025-10-04T20:07:00Z" w16du:dateUtc="2025-10-04T23:07:00Z">
        <w:r>
          <w:t>TODO: Apresentar o sistema através dos casos de uso</w:t>
        </w:r>
      </w:ins>
    </w:p>
    <w:p w14:paraId="4ED59086" w14:textId="7E0FA998" w:rsidR="00056EFE" w:rsidRDefault="00923EA5" w:rsidP="00923EA5">
      <w:pPr>
        <w:pStyle w:val="Heading1"/>
      </w:pPr>
      <w:bookmarkStart w:id="147" w:name="_Toc183801355"/>
      <w:r>
        <w:t>Conclusão</w:t>
      </w:r>
      <w:bookmarkEnd w:id="147"/>
    </w:p>
    <w:p w14:paraId="6BB10651" w14:textId="54ED5830" w:rsidR="00923EA5" w:rsidRDefault="00923EA5" w:rsidP="00923EA5"/>
    <w:p w14:paraId="305CFB7C" w14:textId="484FF8EA" w:rsidR="00923EA5" w:rsidRDefault="00923EA5" w:rsidP="00923EA5">
      <w:pPr>
        <w:ind w:left="432"/>
      </w:pPr>
      <w:r>
        <w:t>TODO: Escrever conclusão</w:t>
      </w:r>
    </w:p>
    <w:p w14:paraId="3F0D035F" w14:textId="2AB6E085" w:rsidR="00923EA5" w:rsidRDefault="00923EA5">
      <w:r>
        <w:br w:type="page"/>
      </w:r>
    </w:p>
    <w:p w14:paraId="44D01AAB" w14:textId="77777777" w:rsidR="00923EA5" w:rsidRPr="00923EA5" w:rsidRDefault="00923EA5" w:rsidP="00923EA5">
      <w:pPr>
        <w:ind w:left="432"/>
      </w:pPr>
    </w:p>
    <w:bookmarkStart w:id="148" w:name="_Toc183801356" w:displacedByCustomXml="next"/>
    <w:sdt>
      <w:sdtPr>
        <w:rPr>
          <w:rFonts w:eastAsiaTheme="minorEastAsia" w:cstheme="minorBidi"/>
          <w:b w:val="0"/>
          <w:sz w:val="24"/>
          <w:szCs w:val="24"/>
        </w:rPr>
        <w:id w:val="1716083378"/>
        <w:docPartObj>
          <w:docPartGallery w:val="Bibliographies"/>
          <w:docPartUnique/>
        </w:docPartObj>
      </w:sdtPr>
      <w:sdtContent>
        <w:p w14:paraId="1950E89A" w14:textId="7A7E100D" w:rsidR="00056EFE" w:rsidRDefault="00056EFE" w:rsidP="00056EFE">
          <w:pPr>
            <w:pStyle w:val="Heading1"/>
            <w:numPr>
              <w:ilvl w:val="0"/>
              <w:numId w:val="0"/>
            </w:numPr>
          </w:pPr>
          <w:r>
            <w:t>Referências</w:t>
          </w:r>
          <w:bookmarkEnd w:id="148"/>
        </w:p>
        <w:sdt>
          <w:sdtPr>
            <w:id w:val="-573587230"/>
            <w:bibliography/>
          </w:sdtPr>
          <w:sdtContent>
            <w:p w14:paraId="2CE0515D" w14:textId="77777777" w:rsidR="00B35ED3" w:rsidRPr="00916A2D" w:rsidRDefault="00056EFE">
              <w:pPr>
                <w:pStyle w:val="Bibliography"/>
                <w:rPr>
                  <w:noProof/>
                  <w:szCs w:val="24"/>
                  <w:lang w:val="en-US"/>
                </w:rPr>
              </w:pPr>
              <w:r w:rsidRPr="00B47672">
                <w:fldChar w:fldCharType="begin"/>
              </w:r>
              <w:r w:rsidRPr="00B47672">
                <w:instrText xml:space="preserve"> BIBLIOGRAPHY </w:instrText>
              </w:r>
              <w:r w:rsidRPr="00B47672">
                <w:fldChar w:fldCharType="separate"/>
              </w:r>
              <w:r w:rsidR="00B35ED3">
                <w:rPr>
                  <w:noProof/>
                </w:rPr>
                <w:t xml:space="preserve">Eduvem, 2023. </w:t>
              </w:r>
              <w:r w:rsidR="00B35ED3">
                <w:rPr>
                  <w:i/>
                  <w:iCs/>
                  <w:noProof/>
                </w:rPr>
                <w:t xml:space="preserve">Mobile learning: A Revolução da Educação na Palma da Sua Mão. </w:t>
              </w:r>
              <w:r w:rsidR="00B35ED3" w:rsidRPr="00916A2D">
                <w:rPr>
                  <w:noProof/>
                  <w:lang w:val="en-US"/>
                </w:rPr>
                <w:t xml:space="preserve">[Online] </w:t>
              </w:r>
              <w:r w:rsidR="00B35ED3" w:rsidRPr="00916A2D">
                <w:rPr>
                  <w:noProof/>
                  <w:lang w:val="en-US"/>
                </w:rPr>
                <w:br/>
                <w:t xml:space="preserve">Available at: </w:t>
              </w:r>
              <w:r w:rsidR="00B35ED3" w:rsidRPr="00916A2D">
                <w:rPr>
                  <w:noProof/>
                  <w:u w:val="single"/>
                  <w:lang w:val="en-US"/>
                </w:rPr>
                <w:t>https://eduvem.com/mobile-learning-a-revolucao-da-educacao-na-palma-da-sua-mao/</w:t>
              </w:r>
              <w:r w:rsidR="00B35ED3" w:rsidRPr="00916A2D">
                <w:rPr>
                  <w:noProof/>
                  <w:lang w:val="en-US"/>
                </w:rPr>
                <w:br/>
                <w:t>[Acesso em 3 Setembro 2024].</w:t>
              </w:r>
            </w:p>
            <w:p w14:paraId="349E241E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 w:rsidRPr="00916A2D">
                <w:rPr>
                  <w:noProof/>
                  <w:lang w:val="en-US"/>
                </w:rPr>
                <w:t xml:space="preserve">Hardt, D., 2012. </w:t>
              </w:r>
              <w:r w:rsidRPr="00916A2D">
                <w:rPr>
                  <w:i/>
                  <w:iCs/>
                  <w:noProof/>
                  <w:lang w:val="en-US"/>
                </w:rPr>
                <w:t xml:space="preserve">The OAuth 2.0 Authorization Framework, </w:t>
              </w:r>
              <w:r w:rsidRPr="00916A2D">
                <w:rPr>
                  <w:noProof/>
                  <w:lang w:val="en-US"/>
                </w:rPr>
                <w:t>s.l.: s.n.</w:t>
              </w:r>
            </w:p>
            <w:p w14:paraId="31DC69BE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</w:rPr>
                <w:t xml:space="preserve">Jornal Boa Vista, 2024. </w:t>
              </w:r>
              <w:r>
                <w:rPr>
                  <w:i/>
                  <w:iCs/>
                  <w:noProof/>
                </w:rPr>
                <w:t xml:space="preserve">O Crescimento Exponencial dos Celulares no Brasil: Uma Nova Era na Conexão. </w:t>
              </w:r>
              <w:r w:rsidRPr="00916A2D">
                <w:rPr>
                  <w:noProof/>
                  <w:lang w:val="en-US"/>
                </w:rPr>
                <w:t xml:space="preserve">[Online] </w:t>
              </w:r>
              <w:r w:rsidRPr="00916A2D">
                <w:rPr>
                  <w:noProof/>
                  <w:lang w:val="en-US"/>
                </w:rPr>
                <w:br/>
                <w:t xml:space="preserve">Available at: </w:t>
              </w:r>
              <w:r w:rsidRPr="00916A2D">
                <w:rPr>
                  <w:noProof/>
                  <w:u w:val="single"/>
                  <w:lang w:val="en-US"/>
                </w:rPr>
                <w:t>https://jornalboavista.com.br/o-crescimento-exponencial-dos-celulares-no-brasil-uma-nova-era-na-conexao/</w:t>
              </w:r>
              <w:r w:rsidRPr="00916A2D">
                <w:rPr>
                  <w:noProof/>
                  <w:lang w:val="en-US"/>
                </w:rPr>
                <w:br/>
                <w:t>[Acesso em 3 Setembro 2024].</w:t>
              </w:r>
            </w:p>
            <w:p w14:paraId="6FD16581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</w:rPr>
                <w:t xml:space="preserve">Lima, L. L. P., 2018. </w:t>
              </w:r>
              <w:r>
                <w:rPr>
                  <w:i/>
                  <w:iCs/>
                  <w:noProof/>
                </w:rPr>
                <w:t xml:space="preserve">Sistema para treinamento de Libras utilizando gamificação no contexto da EaD. </w:t>
              </w:r>
              <w:r w:rsidRPr="00916A2D">
                <w:rPr>
                  <w:noProof/>
                  <w:lang w:val="en-US"/>
                </w:rPr>
                <w:t>Uberlândia, Brasil, s.n.</w:t>
              </w:r>
            </w:p>
            <w:p w14:paraId="4F2FEAA4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 w:rsidRPr="00916A2D">
                <w:rPr>
                  <w:noProof/>
                  <w:lang w:val="en-US"/>
                </w:rPr>
                <w:t xml:space="preserve">Lin, R., 2016. </w:t>
              </w:r>
              <w:r w:rsidRPr="00916A2D">
                <w:rPr>
                  <w:i/>
                  <w:iCs/>
                  <w:noProof/>
                  <w:lang w:val="en-US"/>
                </w:rPr>
                <w:t xml:space="preserve">Salt &amp; Pepper: Spice up your hash!. </w:t>
              </w:r>
              <w:r w:rsidRPr="00916A2D">
                <w:rPr>
                  <w:noProof/>
                  <w:lang w:val="en-US"/>
                </w:rPr>
                <w:t xml:space="preserve">[Online] </w:t>
              </w:r>
              <w:r w:rsidRPr="00916A2D">
                <w:rPr>
                  <w:noProof/>
                  <w:lang w:val="en-US"/>
                </w:rPr>
                <w:br/>
                <w:t xml:space="preserve">Available at: </w:t>
              </w:r>
              <w:r w:rsidRPr="00916A2D">
                <w:rPr>
                  <w:noProof/>
                  <w:u w:val="single"/>
                  <w:lang w:val="en-US"/>
                </w:rPr>
                <w:t>https://medium.com/@berto168/salt-pepper-spice-up-your-hash-b48328caa2af</w:t>
              </w:r>
              <w:r w:rsidRPr="00916A2D">
                <w:rPr>
                  <w:noProof/>
                  <w:lang w:val="en-US"/>
                </w:rPr>
                <w:br/>
                <w:t>[Acesso em 4 Setembro 2024].</w:t>
              </w:r>
            </w:p>
            <w:p w14:paraId="7C497B41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Luciano, J. &amp; Alves, W. J. B., 2011. </w:t>
              </w:r>
              <w:r>
                <w:rPr>
                  <w:i/>
                  <w:iCs/>
                  <w:noProof/>
                </w:rPr>
                <w:t xml:space="preserve">Padrão de arquitetura MVC: Model-View-Controller, </w:t>
              </w:r>
              <w:r>
                <w:rPr>
                  <w:noProof/>
                </w:rPr>
                <w:t>Bebedouro, SP: Revista EPeQ Fafibe.</w:t>
              </w:r>
            </w:p>
            <w:p w14:paraId="2A0A591C" w14:textId="77777777" w:rsidR="00B35ED3" w:rsidRPr="00916A2D" w:rsidRDefault="00B35ED3">
              <w:pPr>
                <w:pStyle w:val="Bibliography"/>
                <w:rPr>
                  <w:noProof/>
                  <w:lang w:val="en-US"/>
                </w:rPr>
              </w:pPr>
              <w:r w:rsidRPr="00916A2D">
                <w:rPr>
                  <w:noProof/>
                  <w:lang w:val="en-US"/>
                </w:rPr>
                <w:t xml:space="preserve">Schwaber, K. &amp; Sutherland, J., 2020. </w:t>
              </w:r>
              <w:r w:rsidRPr="00916A2D">
                <w:rPr>
                  <w:i/>
                  <w:iCs/>
                  <w:noProof/>
                  <w:lang w:val="en-US"/>
                </w:rPr>
                <w:t xml:space="preserve">The Scrum Guide, </w:t>
              </w:r>
              <w:r w:rsidRPr="00916A2D">
                <w:rPr>
                  <w:noProof/>
                  <w:lang w:val="en-US"/>
                </w:rPr>
                <w:t>s.l.: s.n.</w:t>
              </w:r>
            </w:p>
            <w:p w14:paraId="6A09619C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Silva, C. A. d., 2018. </w:t>
              </w:r>
              <w:r>
                <w:rPr>
                  <w:i/>
                  <w:iCs/>
                  <w:noProof/>
                </w:rPr>
                <w:t xml:space="preserve">SalaBil: Plataforma Educacional para Criação de Aulas para Surdos com uso da L1 E L2. </w:t>
              </w:r>
              <w:r>
                <w:rPr>
                  <w:noProof/>
                </w:rPr>
                <w:t>s.l., s.n.</w:t>
              </w:r>
            </w:p>
            <w:p w14:paraId="04F280BB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Silva, L. d. O. d., 2021. </w:t>
              </w:r>
              <w:r>
                <w:rPr>
                  <w:i/>
                  <w:iCs/>
                  <w:noProof/>
                </w:rPr>
                <w:t xml:space="preserve">Desenvolvimento de um sistema para o apoio no ensino de libras: Bilíngua. </w:t>
              </w:r>
              <w:r>
                <w:rPr>
                  <w:noProof/>
                </w:rPr>
                <w:t>s.l., s.n.</w:t>
              </w:r>
            </w:p>
            <w:p w14:paraId="66413E5A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Sommerville, I., 2011. </w:t>
              </w:r>
              <w:r>
                <w:rPr>
                  <w:i/>
                  <w:iCs/>
                  <w:noProof/>
                </w:rPr>
                <w:t xml:space="preserve">Engenharia de Software. </w:t>
              </w:r>
              <w:r>
                <w:rPr>
                  <w:noProof/>
                </w:rPr>
                <w:t>9ª edição ed. São Paulo: Pearson Prentice Hall.</w:t>
              </w:r>
            </w:p>
            <w:p w14:paraId="7001FA47" w14:textId="77777777" w:rsidR="00B35ED3" w:rsidRDefault="00B35ED3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Souza, J. L. B., Andrade, V. H. R. d., Pinto, T. D. &amp; Starosky, P., 2023. </w:t>
              </w:r>
              <w:r>
                <w:rPr>
                  <w:i/>
                  <w:iCs/>
                  <w:noProof/>
                </w:rPr>
                <w:t xml:space="preserve">Hora da Libras: Um aplicativo para o ensino de Língua Brasileira de Sinais como primeira língua. </w:t>
              </w:r>
              <w:r>
                <w:rPr>
                  <w:noProof/>
                </w:rPr>
                <w:t>Nova Friburgo, Centro Federal de Educação Tecnológica de Nova Friburgo.</w:t>
              </w:r>
            </w:p>
            <w:p w14:paraId="4FF809F3" w14:textId="086577F9" w:rsidR="00056EFE" w:rsidRDefault="00056EFE" w:rsidP="00561106">
              <w:r w:rsidRPr="00B47672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8D78ADC" w14:textId="77777777" w:rsidR="00865F5D" w:rsidRPr="008702C0" w:rsidRDefault="00865F5D" w:rsidP="4665D820">
      <w:pPr>
        <w:spacing w:line="360" w:lineRule="auto"/>
        <w:rPr>
          <w:rFonts w:cs="Times New Roman"/>
          <w:szCs w:val="24"/>
        </w:rPr>
      </w:pPr>
    </w:p>
    <w:p w14:paraId="6AE42F4C" w14:textId="43BFD718" w:rsidR="00865F5D" w:rsidRPr="0052383A" w:rsidRDefault="00865F5D" w:rsidP="00792603">
      <w:pPr>
        <w:rPr>
          <w:rFonts w:cs="Times New Roman"/>
          <w:szCs w:val="24"/>
          <w:highlight w:val="yellow"/>
        </w:rPr>
      </w:pPr>
    </w:p>
    <w:sectPr w:rsidR="00865F5D" w:rsidRPr="0052383A" w:rsidSect="000B5DA6">
      <w:footerReference w:type="first" r:id="rId25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RAUL MARTINS FURTADO FERNANDES" w:date="2024-08-24T20:46:00Z" w:initials="RF">
    <w:p w14:paraId="0395647E" w14:textId="70F10016" w:rsidR="68BD458E" w:rsidRDefault="68BD458E">
      <w:r>
        <w:rPr>
          <w:color w:val="2B579A"/>
          <w:shd w:val="clear" w:color="auto" w:fill="E6E6E6"/>
        </w:rPr>
        <w:fldChar w:fldCharType="begin"/>
      </w:r>
      <w:r>
        <w:instrText xml:space="preserve"> HYPERLINK "mailto:09074010741@cefet-rj.br"</w:instrText>
      </w:r>
      <w:r>
        <w:rPr>
          <w:color w:val="2B579A"/>
          <w:shd w:val="clear" w:color="auto" w:fill="E6E6E6"/>
        </w:rPr>
      </w:r>
      <w:bookmarkStart w:id="5" w:name="_@_C4A15CDD10E84047979E8B29DB2C36A4Z"/>
      <w:r>
        <w:rPr>
          <w:color w:val="2B579A"/>
          <w:shd w:val="clear" w:color="auto" w:fill="E6E6E6"/>
        </w:rPr>
        <w:fldChar w:fldCharType="separate"/>
      </w:r>
      <w:bookmarkEnd w:id="5"/>
      <w:r w:rsidRPr="68BD458E">
        <w:rPr>
          <w:rStyle w:val="Mention"/>
          <w:noProof/>
        </w:rPr>
        <w:t>@THIAGO DELGADO PINTO</w:t>
      </w:r>
      <w:r>
        <w:rPr>
          <w:color w:val="2B579A"/>
          <w:shd w:val="clear" w:color="auto" w:fill="E6E6E6"/>
        </w:rPr>
        <w:fldChar w:fldCharType="end"/>
      </w:r>
      <w:r>
        <w:t xml:space="preserve"> Pensei em mencionar a pesquisa feita pela Pricila. Não sei se aqui na introdução mesmo ou mais para a frente no texto.</w:t>
      </w:r>
      <w:r>
        <w:annotationRef/>
      </w:r>
    </w:p>
  </w:comment>
  <w:comment w:id="4" w:author="THIAGO DELGADO PINTO" w:date="2024-09-01T18:28:00Z" w:initials="TD">
    <w:p w14:paraId="0B6F7FA5" w14:textId="77777777" w:rsidR="009B11D7" w:rsidRDefault="009B11D7" w:rsidP="009B11D7">
      <w:pPr>
        <w:pStyle w:val="CommentText"/>
      </w:pPr>
      <w:r>
        <w:rPr>
          <w:rStyle w:val="CommentReference"/>
        </w:rPr>
        <w:annotationRef/>
      </w:r>
      <w:r>
        <w:t>Isso estava previsto no trabalho anterior, já mencionado.</w:t>
      </w:r>
    </w:p>
  </w:comment>
  <w:comment w:id="20" w:author="THIAGO DELGADO PINTO" w:date="2024-09-01T19:01:00Z" w:initials="TD">
    <w:p w14:paraId="416F29C6" w14:textId="77777777" w:rsidR="00120FBF" w:rsidRDefault="00120FBF" w:rsidP="00120FBF">
      <w:pPr>
        <w:pStyle w:val="CommentText"/>
      </w:pPr>
      <w:r>
        <w:rPr>
          <w:rStyle w:val="CommentReference"/>
        </w:rPr>
        <w:annotationRef/>
      </w:r>
      <w:r>
        <w:t>Elencar como fez acima as funcionalidades/melhorias desejadas em ordem decrescente de importância.</w:t>
      </w:r>
    </w:p>
  </w:comment>
  <w:comment w:id="22" w:author="THIAGO DELGADO PINTO" w:date="2024-09-01T18:39:00Z" w:initials="TD">
    <w:p w14:paraId="7D1E4800" w14:textId="77777777" w:rsidR="00D10B79" w:rsidRDefault="00D10B79" w:rsidP="00D10B79">
      <w:pPr>
        <w:pStyle w:val="CommentText"/>
      </w:pPr>
      <w:r>
        <w:rPr>
          <w:rStyle w:val="CommentReference"/>
        </w:rPr>
        <w:annotationRef/>
      </w:r>
      <w:r>
        <w:t>Colocar primeiro, por ser mais importante como pesquisa</w:t>
      </w:r>
    </w:p>
  </w:comment>
  <w:comment w:id="25" w:author="THIAGO DELGADO PINTO" w:date="2024-09-01T19:17:00Z" w:initials="TD">
    <w:p w14:paraId="3B83CF8F" w14:textId="77777777" w:rsidR="00E51DFC" w:rsidRDefault="00E51DFC" w:rsidP="00E51DFC">
      <w:pPr>
        <w:pStyle w:val="CommentText"/>
      </w:pPr>
      <w:r>
        <w:rPr>
          <w:rStyle w:val="CommentReference"/>
        </w:rPr>
        <w:annotationRef/>
      </w:r>
      <w:r>
        <w:t>Mover trecho ajustado para o local em Objetivos que descreve essa funcionalidade.</w:t>
      </w:r>
    </w:p>
  </w:comment>
  <w:comment w:id="23" w:author="RAUL MARTINS FURTADO FERNANDES" w:date="2025-10-04T19:49:00Z" w:initials="RM">
    <w:p w14:paraId="67606E2B" w14:textId="77777777" w:rsidR="00803CBF" w:rsidRDefault="00803CBF" w:rsidP="00803CBF">
      <w:pPr>
        <w:pStyle w:val="CommentText"/>
      </w:pPr>
      <w:r>
        <w:rPr>
          <w:rStyle w:val="CommentReference"/>
        </w:rPr>
        <w:annotationRef/>
      </w:r>
      <w:r>
        <w:t>Não foi implementado portanto deve ir para os Trabalhos Futuros</w:t>
      </w:r>
    </w:p>
  </w:comment>
  <w:comment w:id="44" w:author="Raul Fernandes" w:date="2024-11-29T19:19:00Z" w:initials="RF">
    <w:p w14:paraId="3CADE868" w14:textId="6F310EBD" w:rsidR="00DF5A9C" w:rsidRDefault="00DF5A9C" w:rsidP="00DD7183">
      <w:pPr>
        <w:pStyle w:val="CommentText"/>
      </w:pPr>
      <w:r>
        <w:rPr>
          <w:rStyle w:val="CommentReference"/>
        </w:rPr>
        <w:annotationRef/>
      </w:r>
      <w:r>
        <w:t>Vi esta seção no TCC do Jairo e do Vitor. Devo colocar também?</w:t>
      </w:r>
    </w:p>
  </w:comment>
  <w:comment w:id="67" w:author="THIAGO DELGADO PINTO" w:date="2024-09-11T12:19:00Z" w:initials="TD">
    <w:p w14:paraId="448C1B2C" w14:textId="77777777" w:rsidR="00D109BA" w:rsidRDefault="00D109BA" w:rsidP="00D109BA">
      <w:pPr>
        <w:pStyle w:val="CommentText"/>
      </w:pPr>
      <w:r>
        <w:rPr>
          <w:rStyle w:val="CommentReference"/>
        </w:rPr>
        <w:annotationRef/>
      </w:r>
      <w:r>
        <w:t>É praxe mencionar os trabalhos no tempo presente, como se você estivesse falando sobre eles agora. Indico ajustar o texto nesse sentido (demais parágrafos).</w:t>
      </w:r>
    </w:p>
  </w:comment>
  <w:comment w:id="68" w:author="THIAGO DELGADO PINTO" w:date="2024-09-11T12:29:00Z" w:initials="TD">
    <w:p w14:paraId="65818DD5" w14:textId="77777777" w:rsidR="00A466C5" w:rsidRDefault="00A466C5" w:rsidP="00A466C5">
      <w:pPr>
        <w:pStyle w:val="CommentText"/>
      </w:pPr>
      <w:r>
        <w:rPr>
          <w:rStyle w:val="CommentReference"/>
        </w:rPr>
        <w:annotationRef/>
      </w:r>
      <w:r>
        <w:t>Mantenha o mesmo termo ao longo do texto, para não confundir o leitor.</w:t>
      </w:r>
    </w:p>
  </w:comment>
  <w:comment w:id="69" w:author="THIAGO DELGADO PINTO" w:date="2024-09-11T12:29:00Z" w:initials="TD">
    <w:p w14:paraId="2C3D7253" w14:textId="77777777" w:rsidR="009F6869" w:rsidRDefault="009F6869" w:rsidP="009F6869">
      <w:pPr>
        <w:pStyle w:val="CommentText"/>
      </w:pPr>
      <w:r>
        <w:rPr>
          <w:rStyle w:val="CommentReference"/>
        </w:rPr>
        <w:annotationRef/>
      </w:r>
      <w:r>
        <w:t>Ajustar para mostrar apenas o ano</w:t>
      </w:r>
    </w:p>
  </w:comment>
  <w:comment w:id="72" w:author="THIAGO DELGADO PINTO" w:date="2024-09-11T12:45:00Z" w:initials="TD">
    <w:p w14:paraId="4E442FAC" w14:textId="77777777" w:rsidR="009546AE" w:rsidRDefault="009546AE" w:rsidP="009546AE">
      <w:pPr>
        <w:pStyle w:val="CommentText"/>
      </w:pPr>
      <w:r>
        <w:rPr>
          <w:rStyle w:val="CommentReference"/>
        </w:rPr>
        <w:annotationRef/>
      </w:r>
      <w:r>
        <w:t>Substituir pelas referências, ex. "Silva (2019)"</w:t>
      </w:r>
    </w:p>
  </w:comment>
  <w:comment w:id="73" w:author="THIAGO DELGADO PINTO" w:date="2024-09-11T12:46:00Z" w:initials="TD">
    <w:p w14:paraId="08F0523A" w14:textId="77777777" w:rsidR="00CB3A1F" w:rsidRDefault="001523BF" w:rsidP="00CB3A1F">
      <w:pPr>
        <w:pStyle w:val="CommentText"/>
      </w:pPr>
      <w:r>
        <w:rPr>
          <w:rStyle w:val="CommentReference"/>
        </w:rPr>
        <w:annotationRef/>
      </w:r>
      <w:r w:rsidR="00CB3A1F">
        <w:t>Explicar os títulos no texto. Pode ser logo após a frase em que menciona a tabela.</w:t>
      </w:r>
    </w:p>
  </w:comment>
  <w:comment w:id="97" w:author="THIAGO DELGADO PINTO" w:date="2024-09-06T21:30:00Z" w:initials="TD">
    <w:p w14:paraId="68C541A0" w14:textId="0AA02629" w:rsidR="00681DE4" w:rsidRDefault="00A515A1" w:rsidP="00681DE4">
      <w:pPr>
        <w:pStyle w:val="CommentText"/>
      </w:pPr>
      <w:r>
        <w:rPr>
          <w:rStyle w:val="CommentReference"/>
        </w:rPr>
        <w:annotationRef/>
      </w:r>
      <w:r w:rsidR="00681DE4">
        <w:t>É indicado que o nome das funcionalidades comece com um verbo no infinitivo e seja ao mesmo tempo suscinto e não-vago. Exemplos:</w:t>
      </w:r>
      <w:r w:rsidR="00681DE4">
        <w:br/>
      </w:r>
    </w:p>
    <w:p w14:paraId="727385CB" w14:textId="77777777" w:rsidR="00681DE4" w:rsidRDefault="00681DE4" w:rsidP="00681DE4">
      <w:pPr>
        <w:pStyle w:val="CommentText"/>
        <w:ind w:left="300"/>
      </w:pPr>
      <w:r>
        <w:t>Visualizar Dicionário de Termos</w:t>
      </w:r>
    </w:p>
    <w:p w14:paraId="54E0A173" w14:textId="77777777" w:rsidR="00681DE4" w:rsidRDefault="00681DE4" w:rsidP="00681DE4">
      <w:pPr>
        <w:pStyle w:val="CommentText"/>
        <w:ind w:left="300"/>
      </w:pPr>
      <w:r>
        <w:t>Cadastrar Turma</w:t>
      </w:r>
    </w:p>
    <w:p w14:paraId="7245AD36" w14:textId="77777777" w:rsidR="00681DE4" w:rsidRDefault="00681DE4" w:rsidP="00681DE4">
      <w:pPr>
        <w:pStyle w:val="CommentText"/>
        <w:ind w:left="300"/>
      </w:pPr>
      <w:r>
        <w:t>Efetuar Login</w:t>
      </w:r>
      <w:r>
        <w:br/>
      </w:r>
      <w:r>
        <w:br/>
        <w:t xml:space="preserve">Também sugiro que os nomes fiquem em negrito, para facilitar a leitura rápida. </w:t>
      </w:r>
    </w:p>
  </w:comment>
  <w:comment w:id="98" w:author="THIAGO DELGADO PINTO" w:date="2024-09-11T13:05:00Z" w:initials="TD">
    <w:p w14:paraId="25B3E507" w14:textId="45E96600" w:rsidR="00CC3980" w:rsidRDefault="00CC3980" w:rsidP="00CC3980">
      <w:pPr>
        <w:pStyle w:val="CommentText"/>
      </w:pPr>
      <w:r>
        <w:rPr>
          <w:rStyle w:val="CommentReference"/>
        </w:rPr>
        <w:annotationRef/>
      </w:r>
      <w:r>
        <w:t>Substituí por um termo mais comum (na Internet)</w:t>
      </w:r>
    </w:p>
  </w:comment>
  <w:comment w:id="100" w:author="THIAGO DELGADO PINTO" w:date="2024-09-06T21:20:00Z" w:initials="TD">
    <w:p w14:paraId="7E26661B" w14:textId="329CD8BC" w:rsidR="00435210" w:rsidRDefault="00435210" w:rsidP="00435210">
      <w:pPr>
        <w:pStyle w:val="CommentText"/>
      </w:pPr>
      <w:r>
        <w:rPr>
          <w:rStyle w:val="CommentReference"/>
        </w:rPr>
        <w:annotationRef/>
      </w:r>
      <w:r>
        <w:t>É interessante colocar uma definição de requisito não-funcional encontrada em um livro da área de engenharia de software.</w:t>
      </w:r>
    </w:p>
  </w:comment>
  <w:comment w:id="101" w:author="THIAGO DELGADO PINTO" w:date="2024-09-06T21:19:00Z" w:initials="TD">
    <w:p w14:paraId="548A4302" w14:textId="0D751CE1" w:rsidR="00693FD8" w:rsidRDefault="00693FD8" w:rsidP="00693FD8">
      <w:pPr>
        <w:pStyle w:val="CommentText"/>
      </w:pPr>
      <w:r>
        <w:rPr>
          <w:rStyle w:val="CommentReference"/>
        </w:rPr>
        <w:annotationRef/>
      </w:r>
      <w:r>
        <w:t xml:space="preserve">Evite afirmar que algo que esteja utilizando "garante" alguma coisa. Essa é uma palavra muito forte em textos técnicos. </w:t>
      </w:r>
      <w:r>
        <w:br/>
      </w:r>
      <w:r>
        <w:br/>
        <w:t>Além disso, o fato de haver o requisito em si não quer dizer que o produto terá as qualidades indicadas.</w:t>
      </w:r>
    </w:p>
  </w:comment>
  <w:comment w:id="102" w:author="THIAGO DELGADO PINTO" w:date="2024-09-06T22:15:00Z" w:initials="TD">
    <w:p w14:paraId="69F9FE27" w14:textId="77777777" w:rsidR="009D6FC0" w:rsidRDefault="009D6FC0" w:rsidP="009D6FC0">
      <w:pPr>
        <w:pStyle w:val="CommentText"/>
      </w:pPr>
      <w:r>
        <w:rPr>
          <w:rStyle w:val="CommentReference"/>
        </w:rPr>
        <w:annotationRef/>
      </w:r>
      <w:r>
        <w:t>Que tal criar um código para cada tipo de requisito? Isso facilita referenciá-los mais tarde.</w:t>
      </w:r>
    </w:p>
  </w:comment>
  <w:comment w:id="103" w:author="THIAGO DELGADO PINTO" w:date="2024-09-06T22:17:00Z" w:initials="TD">
    <w:p w14:paraId="02EFE4F0" w14:textId="77777777" w:rsidR="00DF104C" w:rsidRDefault="00DF104C" w:rsidP="00DF104C">
      <w:pPr>
        <w:pStyle w:val="CommentText"/>
      </w:pPr>
      <w:r>
        <w:rPr>
          <w:rStyle w:val="CommentReference"/>
        </w:rPr>
        <w:annotationRef/>
      </w:r>
      <w:r>
        <w:t>O que seriam "operações comuns"?</w:t>
      </w:r>
    </w:p>
  </w:comment>
  <w:comment w:id="104" w:author="THIAGO DELGADO PINTO" w:date="2024-09-06T22:23:00Z" w:initials="TD">
    <w:p w14:paraId="51C19C9C" w14:textId="77777777" w:rsidR="00EB6DDC" w:rsidRDefault="00EB6DDC" w:rsidP="00EB6DDC">
      <w:pPr>
        <w:pStyle w:val="CommentText"/>
      </w:pPr>
      <w:r>
        <w:rPr>
          <w:rStyle w:val="CommentReference"/>
        </w:rPr>
        <w:annotationRef/>
      </w:r>
      <w:r>
        <w:t>Esse é um requisito de Usabilidade. Mover para lá e indicar quais as resoluções que deve ser capaz de se ajustar (não precisa ser todas, só a mínima ou as principais, por exemplo).</w:t>
      </w:r>
    </w:p>
  </w:comment>
  <w:comment w:id="110" w:author="RAUL MARTINS FURTADO FERNANDES" w:date="2024-08-26T20:05:00Z" w:initials="RF">
    <w:p w14:paraId="2FCB0B03" w14:textId="4171EECB" w:rsidR="281A69A9" w:rsidRDefault="281A69A9">
      <w:r>
        <w:rPr>
          <w:color w:val="2B579A"/>
          <w:shd w:val="clear" w:color="auto" w:fill="E6E6E6"/>
        </w:rPr>
        <w:fldChar w:fldCharType="begin"/>
      </w:r>
      <w:r>
        <w:instrText xml:space="preserve"> HYPERLINK "mailto:09074010741@cefet-rj.br"</w:instrText>
      </w:r>
      <w:r>
        <w:rPr>
          <w:color w:val="2B579A"/>
          <w:shd w:val="clear" w:color="auto" w:fill="E6E6E6"/>
        </w:rPr>
      </w:r>
      <w:bookmarkStart w:id="112" w:name="_@_0B1F338BDC75460AB696FCC91C29A51DZ"/>
      <w:r>
        <w:rPr>
          <w:color w:val="2B579A"/>
          <w:shd w:val="clear" w:color="auto" w:fill="E6E6E6"/>
        </w:rPr>
        <w:fldChar w:fldCharType="separate"/>
      </w:r>
      <w:bookmarkEnd w:id="112"/>
      <w:r w:rsidRPr="281A69A9">
        <w:rPr>
          <w:rStyle w:val="Mention"/>
          <w:noProof/>
        </w:rPr>
        <w:t>@THIAGO DELGADO PINTO</w:t>
      </w:r>
      <w:r>
        <w:rPr>
          <w:color w:val="2B579A"/>
          <w:shd w:val="clear" w:color="auto" w:fill="E6E6E6"/>
        </w:rPr>
        <w:fldChar w:fldCharType="end"/>
      </w:r>
      <w:r>
        <w:t xml:space="preserve"> ajustei essa seção. Removi o que não foi usado como vc recomendou, o que acha?</w:t>
      </w:r>
      <w:r>
        <w:annotationRef/>
      </w:r>
    </w:p>
  </w:comment>
  <w:comment w:id="111" w:author="THIAGO DELGADO PINTO" w:date="2024-09-01T19:37:00Z" w:initials="TD">
    <w:p w14:paraId="6225A67C" w14:textId="77777777" w:rsidR="00186447" w:rsidRDefault="00186447" w:rsidP="00186447">
      <w:pPr>
        <w:pStyle w:val="CommentText"/>
      </w:pPr>
      <w:r>
        <w:rPr>
          <w:rStyle w:val="CommentReference"/>
        </w:rPr>
        <w:annotationRef/>
      </w:r>
      <w:r>
        <w:t xml:space="preserve">É preciso refazer essa seção. </w:t>
      </w:r>
    </w:p>
  </w:comment>
  <w:comment w:id="114" w:author="THIAGO DELGADO PINTO" w:date="2024-09-06T22:27:00Z" w:initials="TD">
    <w:p w14:paraId="5D2FF550" w14:textId="77777777" w:rsidR="00603D2C" w:rsidRDefault="00603D2C" w:rsidP="00603D2C">
      <w:pPr>
        <w:pStyle w:val="CommentText"/>
      </w:pPr>
      <w:r>
        <w:rPr>
          <w:rStyle w:val="CommentReference"/>
        </w:rPr>
        <w:annotationRef/>
      </w:r>
      <w:r>
        <w:t>Indicar uma referência do Scrum, como um livro do Ken Schwaber ou do Jeff Sutherland</w:t>
      </w:r>
    </w:p>
  </w:comment>
  <w:comment w:id="113" w:author="THIAGO DELGADO PINTO" w:date="2024-09-11T13:40:00Z" w:initials="TD">
    <w:p w14:paraId="13E2F547" w14:textId="77777777" w:rsidR="00603D2C" w:rsidRDefault="00603D2C" w:rsidP="00603D2C">
      <w:pPr>
        <w:pStyle w:val="CommentText"/>
      </w:pPr>
      <w:r>
        <w:rPr>
          <w:rStyle w:val="CommentReference"/>
        </w:rPr>
        <w:annotationRef/>
      </w:r>
      <w:r>
        <w:t>Colocar isso no início da seção.</w:t>
      </w:r>
    </w:p>
  </w:comment>
  <w:comment w:id="115" w:author="THIAGO DELGADO PINTO" w:date="2024-09-11T13:38:00Z" w:initials="TD">
    <w:p w14:paraId="77BD0A34" w14:textId="77777777" w:rsidR="00E8151A" w:rsidRDefault="00E8151A" w:rsidP="00E8151A">
      <w:pPr>
        <w:pStyle w:val="CommentText"/>
      </w:pPr>
      <w:r>
        <w:rPr>
          <w:rStyle w:val="CommentReference"/>
        </w:rPr>
        <w:annotationRef/>
      </w:r>
      <w:r>
        <w:t>Não precisa ser definido agora. Melhor conversarmos primeiro.</w:t>
      </w:r>
    </w:p>
  </w:comment>
  <w:comment w:id="116" w:author="THIAGO DELGADO PINTO" w:date="2024-09-06T22:26:00Z" w:initials="TD">
    <w:p w14:paraId="136BF31D" w14:textId="1A6C3B43" w:rsidR="00F34B0A" w:rsidRDefault="00F34B0A" w:rsidP="00F34B0A">
      <w:pPr>
        <w:pStyle w:val="CommentText"/>
      </w:pPr>
      <w:r>
        <w:rPr>
          <w:rStyle w:val="CommentReference"/>
        </w:rPr>
        <w:annotationRef/>
      </w:r>
      <w:r>
        <w:t>Indicar uma referência bibliográfica confiável que mencione a definição de Ágil, no sentido de Metodologias Ágeis de software. Livros de Engenharia de Software costumam abordar esse assunto.</w:t>
      </w:r>
    </w:p>
  </w:comment>
  <w:comment w:id="118" w:author="THIAGO DELGADO PINTO" w:date="2024-09-01T19:49:00Z" w:initials="TD">
    <w:p w14:paraId="53984494" w14:textId="4FAB5E40" w:rsidR="00F51BBF" w:rsidRDefault="00F51BBF" w:rsidP="00F51BBF">
      <w:pPr>
        <w:pStyle w:val="CommentText"/>
      </w:pPr>
      <w:r>
        <w:rPr>
          <w:rStyle w:val="CommentReference"/>
        </w:rPr>
        <w:annotationRef/>
      </w:r>
      <w:r>
        <w:t>Inserir como Fonte Bibliográfica, pelo Word</w:t>
      </w:r>
    </w:p>
  </w:comment>
  <w:comment w:id="119" w:author="RAUL MARTINS FURTADO FERNANDES" w:date="2024-09-04T00:27:00Z" w:initials="RF">
    <w:p w14:paraId="78C79A3B" w14:textId="38201C0F" w:rsidR="00B47672" w:rsidRDefault="00B47672" w:rsidP="0028762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"mailto:thiago.pinto@cefet-rj.br" </w:instrText>
      </w:r>
      <w:bookmarkStart w:id="121" w:name="_@_F0C49210742647698F47DFE5AC8F1DCCZ"/>
      <w:r>
        <w:fldChar w:fldCharType="separate"/>
      </w:r>
      <w:bookmarkEnd w:id="121"/>
      <w:r w:rsidRPr="00B47672">
        <w:rPr>
          <w:rStyle w:val="Mention"/>
          <w:noProof/>
        </w:rPr>
        <w:t>@THIAGO DELGADO PINTO</w:t>
      </w:r>
      <w:r>
        <w:fldChar w:fldCharType="end"/>
      </w:r>
      <w:r>
        <w:t xml:space="preserve"> Eu já coloquei essa referência na introdução. Devo colocá-la novamente?</w:t>
      </w:r>
    </w:p>
  </w:comment>
  <w:comment w:id="120" w:author="THIAGO DELGADO PINTO" w:date="2024-09-11T13:41:00Z" w:initials="TD">
    <w:p w14:paraId="746419D7" w14:textId="77777777" w:rsidR="007D4F81" w:rsidRDefault="007D4F81" w:rsidP="007D4F81">
      <w:pPr>
        <w:pStyle w:val="CommentText"/>
      </w:pPr>
      <w:r>
        <w:rPr>
          <w:rStyle w:val="CommentReference"/>
        </w:rPr>
        <w:annotationRef/>
      </w:r>
      <w:r>
        <w:t>Sim, não tem problema repetir uma referência ao longo do texto.</w:t>
      </w:r>
    </w:p>
  </w:comment>
  <w:comment w:id="122" w:author="THIAGO DELGADO PINTO" w:date="2024-09-01T19:44:00Z" w:initials="TD">
    <w:p w14:paraId="61C5805A" w14:textId="58106491" w:rsidR="00FD1D68" w:rsidRDefault="002B5636" w:rsidP="00FD1D68">
      <w:pPr>
        <w:pStyle w:val="CommentText"/>
      </w:pPr>
      <w:r>
        <w:rPr>
          <w:rStyle w:val="CommentReference"/>
        </w:rPr>
        <w:annotationRef/>
      </w:r>
      <w:r w:rsidR="00FD1D68">
        <w:t>Padronizar o nome. Aqui está um, na figura há outro e anteriormente o texto apresenta um diferente. Utilizar o mesmo termo sempre. Idem para o aplicativo Hora da Libras (evitar usar "jogo" ou outro termo).</w:t>
      </w:r>
    </w:p>
  </w:comment>
  <w:comment w:id="125" w:author="THIAGO DELGADO PINTO" w:date="2024-09-11T13:52:00Z" w:initials="TD">
    <w:p w14:paraId="75768F8B" w14:textId="77777777" w:rsidR="005B28A3" w:rsidRDefault="005B28A3" w:rsidP="005B28A3">
      <w:pPr>
        <w:pStyle w:val="CommentText"/>
      </w:pPr>
      <w:r>
        <w:rPr>
          <w:rStyle w:val="CommentReference"/>
        </w:rPr>
        <w:annotationRef/>
      </w:r>
      <w:r>
        <w:t>Usar "onde" apenas para lugares</w:t>
      </w:r>
    </w:p>
  </w:comment>
  <w:comment w:id="127" w:author="THIAGO DELGADO PINTO" w:date="2024-09-11T14:04:00Z" w:initials="TD">
    <w:p w14:paraId="664F85C2" w14:textId="77777777" w:rsidR="00657A2C" w:rsidRDefault="0015595A" w:rsidP="00657A2C">
      <w:pPr>
        <w:pStyle w:val="CommentText"/>
        <w:numPr>
          <w:ilvl w:val="0"/>
          <w:numId w:val="31"/>
        </w:numPr>
      </w:pPr>
      <w:r>
        <w:rPr>
          <w:rStyle w:val="CommentReference"/>
        </w:rPr>
        <w:annotationRef/>
      </w:r>
      <w:r w:rsidR="00657A2C">
        <w:t>Não creio estar correta a relação entre Usuario e ModoDeAutenticacao. Ao meu ver:</w:t>
      </w:r>
      <w:r w:rsidR="00657A2C">
        <w:br/>
      </w:r>
      <w:r w:rsidR="00657A2C">
        <w:br/>
        <w:t>Usuário possui Credenciais. Credenciais podem ser especializadas de acordo com a autenticação desejada. Logo, poder-se-ia ter CredenciaisDoSistema - que teria nome de usuário e senha -,  CredenciaisDeOAuth, CredenciaisDeOpenID, ou outras, dependendo dos serviços utilizados.</w:t>
      </w:r>
      <w:r w:rsidR="00657A2C">
        <w:br/>
      </w:r>
      <w:r w:rsidR="00657A2C">
        <w:br/>
        <w:t>Não haveria então ModoDeAutenticacao, mas um Autenticador, que seria uma interface cujo método autenticarUsuario() poderia talvez receber um objeto de Usuario e um objeto de Credenciais. Portanto, Autenticador teria uma relação de dependência (seta pontilhada) com Usuario e Credenciais.</w:t>
      </w:r>
      <w:r w:rsidR="00657A2C">
        <w:br/>
      </w:r>
      <w:r w:rsidR="00657A2C">
        <w:br/>
        <w:t>Um Usuário poderia ter (um array de) Credenciais.</w:t>
      </w:r>
    </w:p>
    <w:p w14:paraId="13CB46D6" w14:textId="77777777" w:rsidR="00657A2C" w:rsidRDefault="00657A2C" w:rsidP="00657A2C">
      <w:pPr>
        <w:pStyle w:val="CommentText"/>
      </w:pPr>
      <w:r>
        <w:br/>
        <w:t>2) O método de Turma não deve ser adicionarAluno(), mas adicionarJogador().</w:t>
      </w:r>
    </w:p>
    <w:p w14:paraId="3FF49522" w14:textId="77777777" w:rsidR="00657A2C" w:rsidRDefault="00657A2C" w:rsidP="00657A2C">
      <w:pPr>
        <w:pStyle w:val="CommentText"/>
      </w:pPr>
      <w:r>
        <w:br/>
        <w:t>3) Melhor usar outro termo para descrever a relação entre Turma e Unidade. Uma turma não "contém" uma unidade. Talvez "cursa" seja melhor.</w:t>
      </w:r>
      <w:r>
        <w:br/>
      </w:r>
      <w:r>
        <w:br/>
        <w:t>4) Não ficou claro pra mim a associação entre Turma e Unidade dessa forma, com a Turma podendo incluir unidades. Como fica a questão do Professor? Dos conteúdos privados e públicos? Pode-se associar qualquer coisa?</w:t>
      </w:r>
      <w:r>
        <w:br/>
      </w:r>
      <w:r>
        <w:br/>
        <w:t>5) Ao meu ver, o diagrama está incompleto. Todas as entidades e regras de negócio que aparecem nos Requisitos Funcionais devem aparecer no diagrama. Deve ser possível compreender como o modelo irá solucionar os problemas que a aplicação irá tratar. Creio que seja preciso revisar o diagrama considerando cada funcionalidade e ver se o modelo é capaz de capturar os requisitos. Assim, sugiro fazer os ajustes no texto, enviar à banca e posteriormente, quando tivermos uma nova versão do diagrama, enviar uma nova versão do texto à banca, avisando da atualização (explicando as seções atualizadas).</w:t>
      </w:r>
    </w:p>
  </w:comment>
  <w:comment w:id="130" w:author="THIAGO DELGADO PINTO" w:date="2024-09-06T22:39:00Z" w:initials="TD">
    <w:p w14:paraId="41FBE500" w14:textId="760A0695" w:rsidR="003056CC" w:rsidRDefault="003056CC" w:rsidP="003056CC">
      <w:pPr>
        <w:pStyle w:val="CommentText"/>
      </w:pPr>
      <w:r>
        <w:rPr>
          <w:rStyle w:val="CommentReference"/>
        </w:rPr>
        <w:annotationRef/>
      </w:r>
      <w:r>
        <w:t>Onde há o realce, verifique se o nome está normalizado (ou seja, é o mesmo utilizado em outras partes do texto). Se estiver, pode remover o realce.</w:t>
      </w:r>
    </w:p>
  </w:comment>
  <w:comment w:id="131" w:author="THIAGO DELGADO PINTO" w:date="2024-09-01T20:10:00Z" w:initials="TD">
    <w:p w14:paraId="0590411A" w14:textId="7CF0780B" w:rsidR="002034A8" w:rsidRDefault="002034A8" w:rsidP="002034A8">
      <w:pPr>
        <w:pStyle w:val="CommentText"/>
      </w:pPr>
      <w:r>
        <w:rPr>
          <w:rStyle w:val="CommentReference"/>
        </w:rPr>
        <w:annotationRef/>
      </w:r>
      <w:r>
        <w:t>Indicar a motivação</w:t>
      </w:r>
    </w:p>
  </w:comment>
  <w:comment w:id="132" w:author="THIAGO DELGADO PINTO" w:date="2024-09-01T20:15:00Z" w:initials="TD">
    <w:p w14:paraId="1E55A5FD" w14:textId="77777777" w:rsidR="00393DE2" w:rsidRDefault="00560727" w:rsidP="00393DE2">
      <w:pPr>
        <w:pStyle w:val="CommentText"/>
      </w:pPr>
      <w:r>
        <w:rPr>
          <w:rStyle w:val="CommentReference"/>
        </w:rPr>
        <w:annotationRef/>
      </w:r>
      <w:r w:rsidR="00393DE2">
        <w:t>Eu recomendo utilizar Playwright para testes e2e do sistema. Aliado à ele, utilizar Page Object Models para simplificar o código e facilitar a manutenção dos testes.</w:t>
      </w:r>
    </w:p>
  </w:comment>
  <w:comment w:id="135" w:author="THIAGO DELGADO PINTO" w:date="2024-09-11T14:18:00Z" w:initials="TD">
    <w:p w14:paraId="522EB177" w14:textId="77777777" w:rsidR="00320E90" w:rsidRDefault="00320E90" w:rsidP="00320E90">
      <w:pPr>
        <w:pStyle w:val="CommentText"/>
      </w:pPr>
      <w:r>
        <w:rPr>
          <w:rStyle w:val="CommentReference"/>
        </w:rPr>
        <w:annotationRef/>
      </w:r>
      <w:r>
        <w:t>Ajustar o título para ir até a coluna Fev.</w:t>
      </w:r>
    </w:p>
  </w:comment>
  <w:comment w:id="136" w:author="RAUL MARTINS FURTADO FERNANDES" w:date="2024-09-05T21:17:00Z" w:initials="RF">
    <w:p w14:paraId="5198D524" w14:textId="2F934549" w:rsidR="00CE6F80" w:rsidRDefault="00CE6F80" w:rsidP="0037760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"mailto:thiago.pinto@cefet-rj.br" </w:instrText>
      </w:r>
      <w:bookmarkStart w:id="138" w:name="_@_1ACB5B79BDB34D768538B6FE2526D83FZ"/>
      <w:r>
        <w:fldChar w:fldCharType="separate"/>
      </w:r>
      <w:bookmarkEnd w:id="138"/>
      <w:r w:rsidRPr="00CE6F80">
        <w:rPr>
          <w:rStyle w:val="Mention"/>
          <w:noProof/>
        </w:rPr>
        <w:t>@THIAGO DELGADO PINTO</w:t>
      </w:r>
      <w:r>
        <w:fldChar w:fldCharType="end"/>
      </w:r>
      <w:r>
        <w:t xml:space="preserve"> Vc acha melhor trocar esta linha por 1 linha para cada versão do sistema que será liberada? Se sim, preciso de uma ajuda para definir quais serão as versões...</w:t>
      </w:r>
    </w:p>
  </w:comment>
  <w:comment w:id="137" w:author="THIAGO DELGADO PINTO" w:date="2024-09-11T14:23:00Z" w:initials="TD">
    <w:p w14:paraId="4BD132CE" w14:textId="77777777" w:rsidR="00B35ED3" w:rsidRDefault="00B35ED3" w:rsidP="00B35ED3">
      <w:pPr>
        <w:pStyle w:val="CommentText"/>
      </w:pPr>
      <w:r>
        <w:rPr>
          <w:rStyle w:val="CommentReference"/>
        </w:rPr>
        <w:annotationRef/>
      </w:r>
      <w:r>
        <w:t>Seria interessante sim, mas como o prazo está curto, isso pode ser feito a posteriori. Se perguntarem, você pode informar que, como pretende utilizar Scrum, irá estabelecer o conjunto de funcionalidades a ser desenvolvida em cada Sprint, mas que pretende realizar a priorização em breve.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95647E" w15:done="1"/>
  <w15:commentEx w15:paraId="0B6F7FA5" w15:paraIdParent="0395647E" w15:done="1"/>
  <w15:commentEx w15:paraId="416F29C6" w15:done="1"/>
  <w15:commentEx w15:paraId="7D1E4800" w15:done="1"/>
  <w15:commentEx w15:paraId="3B83CF8F" w15:done="1"/>
  <w15:commentEx w15:paraId="67606E2B" w15:done="0"/>
  <w15:commentEx w15:paraId="3CADE868" w15:done="0"/>
  <w15:commentEx w15:paraId="448C1B2C" w15:done="1"/>
  <w15:commentEx w15:paraId="65818DD5" w15:done="1"/>
  <w15:commentEx w15:paraId="2C3D7253" w15:done="1"/>
  <w15:commentEx w15:paraId="4E442FAC" w15:done="1"/>
  <w15:commentEx w15:paraId="08F0523A" w15:done="1"/>
  <w15:commentEx w15:paraId="7245AD36" w15:done="1"/>
  <w15:commentEx w15:paraId="25B3E507" w15:done="1"/>
  <w15:commentEx w15:paraId="7E26661B" w15:done="1"/>
  <w15:commentEx w15:paraId="548A4302" w15:done="1"/>
  <w15:commentEx w15:paraId="69F9FE27" w15:done="1"/>
  <w15:commentEx w15:paraId="02EFE4F0" w15:done="1"/>
  <w15:commentEx w15:paraId="51C19C9C" w15:done="1"/>
  <w15:commentEx w15:paraId="2FCB0B03" w15:done="1"/>
  <w15:commentEx w15:paraId="6225A67C" w15:paraIdParent="2FCB0B03" w15:done="1"/>
  <w15:commentEx w15:paraId="5D2FF550" w15:done="1"/>
  <w15:commentEx w15:paraId="13E2F547" w15:done="1"/>
  <w15:commentEx w15:paraId="77BD0A34" w15:done="1"/>
  <w15:commentEx w15:paraId="136BF31D" w15:done="1"/>
  <w15:commentEx w15:paraId="53984494" w15:done="1"/>
  <w15:commentEx w15:paraId="78C79A3B" w15:paraIdParent="53984494" w15:done="1"/>
  <w15:commentEx w15:paraId="746419D7" w15:paraIdParent="53984494" w15:done="1"/>
  <w15:commentEx w15:paraId="61C5805A" w15:done="1"/>
  <w15:commentEx w15:paraId="75768F8B" w15:done="1"/>
  <w15:commentEx w15:paraId="3FF49522" w15:done="0"/>
  <w15:commentEx w15:paraId="41FBE500" w15:done="1"/>
  <w15:commentEx w15:paraId="0590411A" w15:done="1"/>
  <w15:commentEx w15:paraId="1E55A5FD" w15:done="1"/>
  <w15:commentEx w15:paraId="522EB177" w15:done="1"/>
  <w15:commentEx w15:paraId="5198D524" w15:done="1"/>
  <w15:commentEx w15:paraId="4BD132CE" w15:paraIdParent="5198D52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4248D6" w16cex:dateUtc="2024-08-24T23:46:00Z"/>
  <w16cex:commentExtensible w16cex:durableId="3D314C0A" w16cex:dateUtc="2024-09-01T21:28:00Z"/>
  <w16cex:commentExtensible w16cex:durableId="0D39F44C" w16cex:dateUtc="2024-09-01T22:01:00Z">
    <w16cex:extLst>
      <w16:ext w16:uri="{CE6994B0-6A32-4C9F-8C6B-6E91EDA988CE}">
        <cr:reactions xmlns:cr="http://schemas.microsoft.com/office/comments/2020/reactions">
          <cr:reaction reactionType="1">
            <cr:reactionInfo dateUtc="2024-09-02T21:53:00Z">
              <cr:user userId="S::06214836725@cefet-rj.br::92e73b0a-61b4-4efc-b3e7-44b81f05f735" userProvider="AD" userName="RAUL MARTINS FURTADO FERNANDES"/>
            </cr:reactionInfo>
          </cr:reaction>
        </cr:reactions>
      </w16:ext>
    </w16cex:extLst>
  </w16cex:commentExtensible>
  <w16cex:commentExtensible w16cex:durableId="2A808FC9" w16cex:dateUtc="2024-09-01T21:39:00Z"/>
  <w16cex:commentExtensible w16cex:durableId="2A809648" w16cex:dateUtc="2024-09-01T22:17:00Z"/>
  <w16cex:commentExtensible w16cex:durableId="57F7F21B" w16cex:dateUtc="2025-10-04T22:49:00Z"/>
  <w16cex:commentExtensible w16cex:durableId="2AF49246" w16cex:dateUtc="2024-11-29T22:19:00Z"/>
  <w16cex:commentExtensible w16cex:durableId="1C0E0DD2" w16cex:dateUtc="2024-09-11T15:19:00Z"/>
  <w16cex:commentExtensible w16cex:durableId="26B8D784" w16cex:dateUtc="2024-09-11T15:29:00Z"/>
  <w16cex:commentExtensible w16cex:durableId="64E5F769" w16cex:dateUtc="2024-09-11T15:29:00Z"/>
  <w16cex:commentExtensible w16cex:durableId="193D07B8" w16cex:dateUtc="2024-09-11T15:45:00Z"/>
  <w16cex:commentExtensible w16cex:durableId="4BE9EB65" w16cex:dateUtc="2024-09-11T15:46:00Z"/>
  <w16cex:commentExtensible w16cex:durableId="4D001592" w16cex:dateUtc="2024-09-07T00:30:00Z"/>
  <w16cex:commentExtensible w16cex:durableId="493130FE" w16cex:dateUtc="2024-09-11T16:05:00Z"/>
  <w16cex:commentExtensible w16cex:durableId="43051565" w16cex:dateUtc="2024-09-07T00:20:00Z"/>
  <w16cex:commentExtensible w16cex:durableId="44B86E06" w16cex:dateUtc="2024-09-07T00:19:00Z"/>
  <w16cex:commentExtensible w16cex:durableId="2584FDBE" w16cex:dateUtc="2024-09-07T01:15:00Z"/>
  <w16cex:commentExtensible w16cex:durableId="4D456E8E" w16cex:dateUtc="2024-09-07T01:17:00Z"/>
  <w16cex:commentExtensible w16cex:durableId="345F9B7E" w16cex:dateUtc="2024-09-07T01:23:00Z"/>
  <w16cex:commentExtensible w16cex:durableId="49FED9EB" w16cex:dateUtc="2024-08-26T23:05:00Z"/>
  <w16cex:commentExtensible w16cex:durableId="1D6604F8" w16cex:dateUtc="2024-09-01T22:37:00Z"/>
  <w16cex:commentExtensible w16cex:durableId="2A8D053F" w16cex:dateUtc="2024-09-07T01:27:00Z"/>
  <w16cex:commentExtensible w16cex:durableId="2A8D053E" w16cex:dateUtc="2024-09-11T16:40:00Z"/>
  <w16cex:commentExtensible w16cex:durableId="6F0B87FD" w16cex:dateUtc="2024-09-11T16:38:00Z"/>
  <w16cex:commentExtensible w16cex:durableId="3FF75291" w16cex:dateUtc="2024-09-07T01:26:00Z"/>
  <w16cex:commentExtensible w16cex:durableId="7D180979" w16cex:dateUtc="2024-09-01T22:49:00Z"/>
  <w16cex:commentExtensible w16cex:durableId="2A8227FB" w16cex:dateUtc="2024-09-04T03:27:00Z"/>
  <w16cex:commentExtensible w16cex:durableId="5DBCC7D3" w16cex:dateUtc="2024-09-11T16:41:00Z"/>
  <w16cex:commentExtensible w16cex:durableId="1EDB3752" w16cex:dateUtc="2024-09-01T22:44:00Z"/>
  <w16cex:commentExtensible w16cex:durableId="6AF75F49" w16cex:dateUtc="2024-09-11T16:52:00Z"/>
  <w16cex:commentExtensible w16cex:durableId="60C90C4A" w16cex:dateUtc="2024-09-11T17:04:00Z"/>
  <w16cex:commentExtensible w16cex:durableId="47E044A5" w16cex:dateUtc="2024-09-07T01:39:00Z"/>
  <w16cex:commentExtensible w16cex:durableId="326BC959" w16cex:dateUtc="2024-09-01T23:10:00Z"/>
  <w16cex:commentExtensible w16cex:durableId="6563C848" w16cex:dateUtc="2024-09-01T23:15:00Z"/>
  <w16cex:commentExtensible w16cex:durableId="473060B6" w16cex:dateUtc="2024-09-11T17:18:00Z"/>
  <w16cex:commentExtensible w16cex:durableId="2A849E54" w16cex:dateUtc="2024-09-06T00:17:00Z"/>
  <w16cex:commentExtensible w16cex:durableId="3FAF668C" w16cex:dateUtc="2024-09-11T1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95647E" w16cid:durableId="684248D6"/>
  <w16cid:commentId w16cid:paraId="0B6F7FA5" w16cid:durableId="3D314C0A"/>
  <w16cid:commentId w16cid:paraId="416F29C6" w16cid:durableId="0D39F44C"/>
  <w16cid:commentId w16cid:paraId="7D1E4800" w16cid:durableId="2A808FC9"/>
  <w16cid:commentId w16cid:paraId="3B83CF8F" w16cid:durableId="2A809648"/>
  <w16cid:commentId w16cid:paraId="67606E2B" w16cid:durableId="57F7F21B"/>
  <w16cid:commentId w16cid:paraId="3CADE868" w16cid:durableId="2AF49246"/>
  <w16cid:commentId w16cid:paraId="448C1B2C" w16cid:durableId="1C0E0DD2"/>
  <w16cid:commentId w16cid:paraId="65818DD5" w16cid:durableId="26B8D784"/>
  <w16cid:commentId w16cid:paraId="2C3D7253" w16cid:durableId="64E5F769"/>
  <w16cid:commentId w16cid:paraId="4E442FAC" w16cid:durableId="193D07B8"/>
  <w16cid:commentId w16cid:paraId="08F0523A" w16cid:durableId="4BE9EB65"/>
  <w16cid:commentId w16cid:paraId="7245AD36" w16cid:durableId="4D001592"/>
  <w16cid:commentId w16cid:paraId="25B3E507" w16cid:durableId="493130FE"/>
  <w16cid:commentId w16cid:paraId="7E26661B" w16cid:durableId="43051565"/>
  <w16cid:commentId w16cid:paraId="548A4302" w16cid:durableId="44B86E06"/>
  <w16cid:commentId w16cid:paraId="69F9FE27" w16cid:durableId="2584FDBE"/>
  <w16cid:commentId w16cid:paraId="02EFE4F0" w16cid:durableId="4D456E8E"/>
  <w16cid:commentId w16cid:paraId="51C19C9C" w16cid:durableId="345F9B7E"/>
  <w16cid:commentId w16cid:paraId="2FCB0B03" w16cid:durableId="49FED9EB"/>
  <w16cid:commentId w16cid:paraId="6225A67C" w16cid:durableId="1D6604F8"/>
  <w16cid:commentId w16cid:paraId="5D2FF550" w16cid:durableId="2A8D053F"/>
  <w16cid:commentId w16cid:paraId="13E2F547" w16cid:durableId="2A8D053E"/>
  <w16cid:commentId w16cid:paraId="77BD0A34" w16cid:durableId="6F0B87FD"/>
  <w16cid:commentId w16cid:paraId="136BF31D" w16cid:durableId="3FF75291"/>
  <w16cid:commentId w16cid:paraId="53984494" w16cid:durableId="7D180979"/>
  <w16cid:commentId w16cid:paraId="78C79A3B" w16cid:durableId="2A8227FB"/>
  <w16cid:commentId w16cid:paraId="746419D7" w16cid:durableId="5DBCC7D3"/>
  <w16cid:commentId w16cid:paraId="61C5805A" w16cid:durableId="1EDB3752"/>
  <w16cid:commentId w16cid:paraId="75768F8B" w16cid:durableId="6AF75F49"/>
  <w16cid:commentId w16cid:paraId="3FF49522" w16cid:durableId="60C90C4A"/>
  <w16cid:commentId w16cid:paraId="41FBE500" w16cid:durableId="47E044A5"/>
  <w16cid:commentId w16cid:paraId="0590411A" w16cid:durableId="326BC959"/>
  <w16cid:commentId w16cid:paraId="1E55A5FD" w16cid:durableId="6563C848"/>
  <w16cid:commentId w16cid:paraId="522EB177" w16cid:durableId="473060B6"/>
  <w16cid:commentId w16cid:paraId="5198D524" w16cid:durableId="2A849E54"/>
  <w16cid:commentId w16cid:paraId="4BD132CE" w16cid:durableId="3FAF66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B8E0A" w14:textId="77777777" w:rsidR="00980788" w:rsidRDefault="00980788" w:rsidP="00A77572">
      <w:pPr>
        <w:spacing w:after="0" w:line="240" w:lineRule="auto"/>
      </w:pPr>
      <w:r>
        <w:separator/>
      </w:r>
    </w:p>
  </w:endnote>
  <w:endnote w:type="continuationSeparator" w:id="0">
    <w:p w14:paraId="0DBF5CD2" w14:textId="77777777" w:rsidR="00980788" w:rsidRDefault="00980788" w:rsidP="00A77572">
      <w:pPr>
        <w:spacing w:after="0" w:line="240" w:lineRule="auto"/>
      </w:pPr>
      <w:r>
        <w:continuationSeparator/>
      </w:r>
    </w:p>
  </w:endnote>
  <w:endnote w:type="continuationNotice" w:id="1">
    <w:p w14:paraId="3EC02C01" w14:textId="77777777" w:rsidR="00980788" w:rsidRDefault="009807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5C9A" w14:textId="77777777" w:rsidR="009C1A66" w:rsidRPr="00E538D5" w:rsidRDefault="009C1A66" w:rsidP="009C1A66">
    <w:pPr>
      <w:pStyle w:val="Footer"/>
      <w:jc w:val="center"/>
      <w:rPr>
        <w:rFonts w:cs="Times New Roman"/>
        <w:b/>
        <w:bCs/>
        <w:szCs w:val="24"/>
      </w:rPr>
    </w:pPr>
    <w:r w:rsidRPr="00E538D5">
      <w:rPr>
        <w:rFonts w:cs="Times New Roman"/>
        <w:b/>
        <w:bCs/>
        <w:szCs w:val="24"/>
      </w:rPr>
      <w:t>Nova Friburgo</w:t>
    </w:r>
  </w:p>
  <w:p w14:paraId="0CD9A17A" w14:textId="6880AEE1" w:rsidR="009C1A66" w:rsidRPr="009C1A66" w:rsidRDefault="009C1A66" w:rsidP="009C1A66">
    <w:pPr>
      <w:pStyle w:val="Footer"/>
      <w:jc w:val="center"/>
      <w:rPr>
        <w:rFonts w:cs="Times New Roman"/>
        <w:b/>
        <w:bCs/>
        <w:szCs w:val="24"/>
      </w:rPr>
    </w:pPr>
    <w:r>
      <w:rPr>
        <w:rFonts w:cs="Times New Roman"/>
        <w:b/>
        <w:bCs/>
        <w:szCs w:val="24"/>
      </w:rPr>
      <w:t xml:space="preserve">Fevereiro de </w:t>
    </w:r>
    <w:r w:rsidRPr="00E538D5">
      <w:rPr>
        <w:rFonts w:cs="Times New Roman"/>
        <w:b/>
        <w:bCs/>
        <w:szCs w:val="24"/>
      </w:rPr>
      <w:t>202</w:t>
    </w:r>
    <w:r>
      <w:rPr>
        <w:rFonts w:cs="Times New Roman"/>
        <w:b/>
        <w:bCs/>
        <w:szCs w:val="24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C2139" w14:textId="492013D6" w:rsidR="00434CBE" w:rsidRPr="00E538D5" w:rsidRDefault="00421976" w:rsidP="00E538D5">
    <w:pPr>
      <w:pStyle w:val="Footer"/>
      <w:jc w:val="center"/>
      <w:rPr>
        <w:rFonts w:cs="Times New Roman"/>
        <w:b/>
        <w:bCs/>
        <w:szCs w:val="24"/>
      </w:rPr>
    </w:pPr>
    <w:r w:rsidRPr="00E538D5">
      <w:rPr>
        <w:rFonts w:cs="Times New Roman"/>
        <w:b/>
        <w:bCs/>
        <w:szCs w:val="24"/>
      </w:rPr>
      <w:t>N</w:t>
    </w:r>
    <w:r w:rsidR="00E538D5" w:rsidRPr="00E538D5">
      <w:rPr>
        <w:rFonts w:cs="Times New Roman"/>
        <w:b/>
        <w:bCs/>
        <w:szCs w:val="24"/>
      </w:rPr>
      <w:t>ova Friburgo</w:t>
    </w:r>
  </w:p>
  <w:p w14:paraId="1566B958" w14:textId="650DB61B" w:rsidR="00EC6100" w:rsidRPr="00E538D5" w:rsidRDefault="00B36866" w:rsidP="00EC6100">
    <w:pPr>
      <w:pStyle w:val="Footer"/>
      <w:jc w:val="center"/>
      <w:rPr>
        <w:rFonts w:cs="Times New Roman"/>
        <w:b/>
        <w:bCs/>
        <w:szCs w:val="24"/>
      </w:rPr>
    </w:pPr>
    <w:r>
      <w:rPr>
        <w:rFonts w:cs="Times New Roman"/>
        <w:b/>
        <w:bCs/>
        <w:szCs w:val="24"/>
      </w:rPr>
      <w:t xml:space="preserve">Fevereiro de </w:t>
    </w:r>
    <w:r w:rsidR="00E538D5" w:rsidRPr="00E538D5">
      <w:rPr>
        <w:rFonts w:cs="Times New Roman"/>
        <w:b/>
        <w:bCs/>
        <w:szCs w:val="24"/>
      </w:rPr>
      <w:t>202</w:t>
    </w:r>
    <w:r>
      <w:rPr>
        <w:rFonts w:cs="Times New Roman"/>
        <w:b/>
        <w:bCs/>
        <w:szCs w:val="24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34E9" w14:textId="4578989B" w:rsidR="009C1A66" w:rsidRPr="009C1A66" w:rsidRDefault="009C1A66" w:rsidP="009C1A66">
    <w:pPr>
      <w:pStyle w:val="Footer"/>
      <w:jc w:val="center"/>
      <w:rPr>
        <w:rFonts w:cs="Times New Roman"/>
        <w:b/>
        <w:bCs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B6B8" w14:textId="5A104CA5" w:rsidR="009C1A66" w:rsidRPr="00E538D5" w:rsidRDefault="009C1A66" w:rsidP="00EC6100">
    <w:pPr>
      <w:pStyle w:val="Footer"/>
      <w:jc w:val="center"/>
      <w:rPr>
        <w:rFonts w:cs="Times New Roman"/>
        <w:b/>
        <w:bCs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5595" w14:textId="302E926A" w:rsidR="00E538D5" w:rsidRPr="00E538D5" w:rsidRDefault="00E538D5" w:rsidP="00E538D5">
    <w:pPr>
      <w:pStyle w:val="Footer"/>
      <w:jc w:val="center"/>
      <w:rPr>
        <w:rFonts w:cs="Times New Roman"/>
        <w:b/>
        <w:bCs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059BA" w14:textId="1A110F48" w:rsidR="00E538D5" w:rsidRPr="00E538D5" w:rsidRDefault="00E538D5" w:rsidP="00E538D5">
    <w:pPr>
      <w:pStyle w:val="Footer"/>
      <w:jc w:val="center"/>
      <w:rPr>
        <w:rFonts w:cs="Times New Roman"/>
        <w:b/>
        <w:bCs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3EFBF" w14:textId="77777777" w:rsidR="00980788" w:rsidRDefault="00980788" w:rsidP="00A77572">
      <w:pPr>
        <w:spacing w:after="0" w:line="240" w:lineRule="auto"/>
      </w:pPr>
      <w:r>
        <w:separator/>
      </w:r>
    </w:p>
  </w:footnote>
  <w:footnote w:type="continuationSeparator" w:id="0">
    <w:p w14:paraId="0DBE01AA" w14:textId="77777777" w:rsidR="00980788" w:rsidRDefault="00980788" w:rsidP="00A77572">
      <w:pPr>
        <w:spacing w:after="0" w:line="240" w:lineRule="auto"/>
      </w:pPr>
      <w:r>
        <w:continuationSeparator/>
      </w:r>
    </w:p>
  </w:footnote>
  <w:footnote w:type="continuationNotice" w:id="1">
    <w:p w14:paraId="728271FC" w14:textId="77777777" w:rsidR="00980788" w:rsidRDefault="00980788">
      <w:pPr>
        <w:spacing w:after="0" w:line="240" w:lineRule="auto"/>
      </w:pPr>
    </w:p>
  </w:footnote>
  <w:footnote w:id="2">
    <w:p w14:paraId="4C81A973" w14:textId="148B8415" w:rsidR="008F5F17" w:rsidRPr="008F5F17" w:rsidDel="005276D5" w:rsidRDefault="008F5F17">
      <w:pPr>
        <w:pStyle w:val="FootnoteText"/>
        <w:rPr>
          <w:del w:id="28" w:author="RAUL MARTINS FURTADO FERNANDES" w:date="2025-10-04T19:50:00Z" w16du:dateUtc="2025-10-04T22:50:00Z"/>
        </w:rPr>
      </w:pPr>
      <w:del w:id="29" w:author="RAUL MARTINS FURTADO FERNANDES" w:date="2025-10-04T19:50:00Z" w16du:dateUtc="2025-10-04T22:50:00Z">
        <w:r w:rsidDel="005276D5">
          <w:rPr>
            <w:rStyle w:val="FootnoteReference"/>
          </w:rPr>
          <w:footnoteRef/>
        </w:r>
        <w:r w:rsidDel="005276D5">
          <w:delText xml:space="preserve"> </w:delText>
        </w:r>
        <w:r w:rsidRPr="008F5F17" w:rsidDel="005276D5">
          <w:delText>https://www.google.com/</w:delText>
        </w:r>
      </w:del>
    </w:p>
  </w:footnote>
  <w:footnote w:id="3">
    <w:p w14:paraId="3C4A55C2" w14:textId="7798EF33" w:rsidR="008F5F17" w:rsidRPr="008F5F17" w:rsidDel="005276D5" w:rsidRDefault="008F5F17">
      <w:pPr>
        <w:pStyle w:val="FootnoteText"/>
        <w:rPr>
          <w:del w:id="30" w:author="RAUL MARTINS FURTADO FERNANDES" w:date="2025-10-04T19:50:00Z" w16du:dateUtc="2025-10-04T22:50:00Z"/>
        </w:rPr>
      </w:pPr>
      <w:del w:id="31" w:author="RAUL MARTINS FURTADO FERNANDES" w:date="2025-10-04T19:50:00Z" w16du:dateUtc="2025-10-04T22:50:00Z">
        <w:r w:rsidDel="005276D5">
          <w:rPr>
            <w:rStyle w:val="FootnoteReference"/>
          </w:rPr>
          <w:footnoteRef/>
        </w:r>
        <w:r w:rsidDel="005276D5">
          <w:delText xml:space="preserve"> </w:delText>
        </w:r>
        <w:r w:rsidRPr="008F5F17" w:rsidDel="005276D5">
          <w:delText>https://web.facebook.com/</w:delText>
        </w:r>
      </w:del>
    </w:p>
  </w:footnote>
  <w:footnote w:id="4">
    <w:p w14:paraId="5E6DFB75" w14:textId="77777777" w:rsidR="00B31F79" w:rsidRPr="00D010AC" w:rsidRDefault="00B31F79" w:rsidP="00B31F7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17ACD">
        <w:t>https://scholar.google.com/</w:t>
      </w:r>
    </w:p>
  </w:footnote>
  <w:footnote w:id="5">
    <w:p w14:paraId="6A57BEC0" w14:textId="4CF17BD8" w:rsidR="00031A03" w:rsidRPr="00031A03" w:rsidRDefault="00031A0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31A03">
        <w:t>https://web.whatsapp.com/</w:t>
      </w:r>
    </w:p>
  </w:footnote>
  <w:footnote w:id="6">
    <w:p w14:paraId="40F4C809" w14:textId="3D829A10" w:rsidR="4665D820" w:rsidRDefault="4665D820" w:rsidP="00812856">
      <w:pPr>
        <w:pStyle w:val="FootnoteText"/>
      </w:pPr>
      <w:r w:rsidRPr="4665D820">
        <w:rPr>
          <w:rStyle w:val="FootnoteReference"/>
        </w:rPr>
        <w:footnoteRef/>
      </w:r>
      <w:r>
        <w:t xml:space="preserve"> https://pt.wikipedia.org/wiki/C%C3%B3digo_QR</w:t>
      </w:r>
    </w:p>
  </w:footnote>
  <w:footnote w:id="7">
    <w:p w14:paraId="1AFDFC7B" w14:textId="4CDCCCA5" w:rsidR="281A69A9" w:rsidRPr="00693FD8" w:rsidRDefault="281A69A9" w:rsidP="281A69A9">
      <w:pPr>
        <w:pStyle w:val="FootnoteText"/>
        <w:rPr>
          <w:color w:val="000000" w:themeColor="text1"/>
        </w:rPr>
      </w:pPr>
      <w:r w:rsidRPr="281A69A9">
        <w:rPr>
          <w:rStyle w:val="FootnoteReference"/>
          <w:rFonts w:ascii="Calibri" w:eastAsia="Calibri" w:hAnsi="Calibri" w:cs="Calibri"/>
        </w:rPr>
        <w:footnoteRef/>
      </w:r>
      <w:r w:rsidRPr="00693FD8">
        <w:rPr>
          <w:rFonts w:ascii="Calibri" w:eastAsia="Calibri" w:hAnsi="Calibri" w:cs="Calibri"/>
          <w:color w:val="000000" w:themeColor="text1"/>
        </w:rPr>
        <w:t xml:space="preserve"> https://www.uml.org/</w:t>
      </w:r>
    </w:p>
  </w:footnote>
  <w:footnote w:id="8">
    <w:p w14:paraId="30DF7453" w14:textId="77777777" w:rsidR="380BB618" w:rsidRPr="00260090" w:rsidRDefault="380BB618" w:rsidP="380BB618">
      <w:pPr>
        <w:pStyle w:val="FootnoteText"/>
      </w:pPr>
      <w:r w:rsidRPr="00260090">
        <w:rPr>
          <w:rStyle w:val="FootnoteReference"/>
          <w:rFonts w:ascii="Calibri" w:eastAsia="Calibri" w:hAnsi="Calibri" w:cs="Calibri"/>
        </w:rPr>
        <w:footnoteRef/>
      </w:r>
      <w:r w:rsidRPr="00260090">
        <w:rPr>
          <w:rFonts w:ascii="Calibri" w:eastAsia="Calibri" w:hAnsi="Calibri" w:cs="Calibri"/>
        </w:rPr>
        <w:t xml:space="preserve"> https://gitlab.com</w:t>
      </w:r>
    </w:p>
  </w:footnote>
  <w:footnote w:id="9">
    <w:p w14:paraId="6344F0E3" w14:textId="77777777" w:rsidR="009333AA" w:rsidRPr="005735FF" w:rsidRDefault="009333AA" w:rsidP="009333AA">
      <w:pPr>
        <w:pStyle w:val="FootnoteText"/>
      </w:pPr>
      <w:r w:rsidRPr="005735FF">
        <w:rPr>
          <w:rStyle w:val="FootnoteReference"/>
        </w:rPr>
        <w:footnoteRef/>
      </w:r>
      <w:r w:rsidRPr="005735FF">
        <w:t xml:space="preserve"> https://nestjs.com/</w:t>
      </w:r>
    </w:p>
  </w:footnote>
  <w:footnote w:id="10">
    <w:p w14:paraId="23730B58" w14:textId="3B76DCED" w:rsidR="380BB618" w:rsidRPr="00260090" w:rsidRDefault="380BB618" w:rsidP="380BB618">
      <w:pPr>
        <w:pStyle w:val="FootnoteText"/>
      </w:pPr>
      <w:r w:rsidRPr="00260090">
        <w:rPr>
          <w:rStyle w:val="FootnoteReference"/>
          <w:rFonts w:ascii="Calibri" w:eastAsia="Calibri" w:hAnsi="Calibri" w:cs="Calibri"/>
        </w:rPr>
        <w:footnoteRef/>
      </w:r>
      <w:r w:rsidRPr="00260090">
        <w:rPr>
          <w:rFonts w:ascii="Calibri" w:eastAsia="Calibri" w:hAnsi="Calibri" w:cs="Calibri"/>
        </w:rPr>
        <w:t xml:space="preserve"> https://pt-br.reactjs.org/</w:t>
      </w:r>
    </w:p>
  </w:footnote>
  <w:footnote w:id="11">
    <w:p w14:paraId="7B331D99" w14:textId="4F16A6DF" w:rsidR="380BB618" w:rsidRPr="005735FF" w:rsidRDefault="380BB618" w:rsidP="005735FF">
      <w:pPr>
        <w:pStyle w:val="FootnoteText"/>
      </w:pPr>
      <w:r w:rsidRPr="005735FF">
        <w:rPr>
          <w:rStyle w:val="FootnoteReference"/>
        </w:rPr>
        <w:footnoteRef/>
      </w:r>
      <w:r w:rsidRPr="005735FF">
        <w:t xml:space="preserve"> https://vitejs.dev/</w:t>
      </w:r>
    </w:p>
  </w:footnote>
  <w:footnote w:id="12">
    <w:p w14:paraId="183B82CD" w14:textId="1EDDDA08" w:rsidR="380BB618" w:rsidRPr="00693FD8" w:rsidRDefault="380BB618" w:rsidP="380BB618">
      <w:pPr>
        <w:pStyle w:val="FootnoteText"/>
      </w:pPr>
      <w:r w:rsidRPr="00260090">
        <w:rPr>
          <w:rStyle w:val="FootnoteReference"/>
          <w:rFonts w:ascii="Calibri" w:eastAsia="Calibri" w:hAnsi="Calibri" w:cs="Calibri"/>
        </w:rPr>
        <w:footnoteRef/>
      </w:r>
      <w:r w:rsidRPr="00260090">
        <w:rPr>
          <w:rFonts w:ascii="Calibri" w:eastAsia="Calibri" w:hAnsi="Calibri" w:cs="Calibri"/>
        </w:rPr>
        <w:t xml:space="preserve"> https://web.dev/progressive-web-apps/</w:t>
      </w:r>
    </w:p>
  </w:footnote>
  <w:footnote w:id="13">
    <w:p w14:paraId="2B66E399" w14:textId="10C0BE4D" w:rsidR="380BB618" w:rsidRPr="005735FF" w:rsidRDefault="380BB618" w:rsidP="00F67D41">
      <w:pPr>
        <w:pStyle w:val="FootnoteText"/>
      </w:pPr>
      <w:r w:rsidRPr="380BB618">
        <w:rPr>
          <w:rStyle w:val="FootnoteReference"/>
        </w:rPr>
        <w:footnoteRef/>
      </w:r>
      <w:r w:rsidRPr="005735FF">
        <w:t xml:space="preserve"> https://vitest.dev/</w:t>
      </w:r>
    </w:p>
  </w:footnote>
  <w:footnote w:id="14">
    <w:p w14:paraId="371D171B" w14:textId="22B090B3" w:rsidR="00B6425F" w:rsidRPr="00B6425F" w:rsidRDefault="00B6425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6425F">
        <w:t>https://playwright.dev/</w:t>
      </w:r>
    </w:p>
  </w:footnote>
  <w:footnote w:id="15">
    <w:p w14:paraId="018DA646" w14:textId="0A0819F6" w:rsidR="380BB618" w:rsidRPr="009E5903" w:rsidRDefault="380BB618" w:rsidP="380BB618">
      <w:pPr>
        <w:pStyle w:val="FootnoteText"/>
        <w:rPr>
          <w:highlight w:val="yellow"/>
        </w:rPr>
      </w:pPr>
      <w:r w:rsidRPr="00F67D41">
        <w:rPr>
          <w:rStyle w:val="FootnoteReference"/>
          <w:rFonts w:ascii="Calibri" w:eastAsia="Calibri" w:hAnsi="Calibri" w:cs="Calibri"/>
        </w:rPr>
        <w:footnoteRef/>
      </w:r>
      <w:r w:rsidRPr="009E5903">
        <w:rPr>
          <w:rFonts w:ascii="Calibri" w:eastAsia="Calibri" w:hAnsi="Calibri" w:cs="Calibri"/>
        </w:rPr>
        <w:t xml:space="preserve"> https://www.</w:t>
      </w:r>
      <w:r w:rsidR="00F67D41" w:rsidRPr="009E5903">
        <w:rPr>
          <w:rFonts w:ascii="Calibri" w:eastAsia="Calibri" w:hAnsi="Calibri" w:cs="Calibri"/>
        </w:rPr>
        <w:t>pnpm.io</w:t>
      </w:r>
    </w:p>
  </w:footnote>
  <w:footnote w:id="16">
    <w:p w14:paraId="5DDA5CB1" w14:textId="77777777" w:rsidR="380BB618" w:rsidRDefault="380BB618" w:rsidP="00F67D41">
      <w:pPr>
        <w:pStyle w:val="FootnoteText"/>
      </w:pPr>
      <w:r w:rsidRPr="380BB618">
        <w:rPr>
          <w:rStyle w:val="FootnoteReference"/>
        </w:rPr>
        <w:footnoteRef/>
      </w:r>
      <w:r>
        <w:t xml:space="preserve"> https://www.mongodb.com/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1642158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6C343586" w14:textId="3A572892" w:rsidR="00B53E08" w:rsidRPr="00B25CD0" w:rsidRDefault="00B53E08">
        <w:pPr>
          <w:pStyle w:val="Header"/>
          <w:jc w:val="right"/>
          <w:rPr>
            <w:rFonts w:cs="Times New Roman"/>
            <w:szCs w:val="24"/>
          </w:rPr>
        </w:pPr>
        <w:r w:rsidRPr="00B25CD0">
          <w:rPr>
            <w:rFonts w:cs="Times New Roman"/>
            <w:color w:val="2B579A"/>
            <w:szCs w:val="24"/>
            <w:shd w:val="clear" w:color="auto" w:fill="E6E6E6"/>
          </w:rPr>
          <w:fldChar w:fldCharType="begin"/>
        </w:r>
        <w:r w:rsidRPr="00B25CD0">
          <w:rPr>
            <w:rFonts w:cs="Times New Roman"/>
            <w:szCs w:val="24"/>
          </w:rPr>
          <w:instrText>PAGE   \* MERGEFORMAT</w:instrText>
        </w:r>
        <w:r w:rsidRPr="00B25CD0">
          <w:rPr>
            <w:rFonts w:cs="Times New Roman"/>
            <w:color w:val="2B579A"/>
            <w:szCs w:val="24"/>
            <w:shd w:val="clear" w:color="auto" w:fill="E6E6E6"/>
          </w:rPr>
          <w:fldChar w:fldCharType="separate"/>
        </w:r>
        <w:r w:rsidRPr="00B25CD0">
          <w:rPr>
            <w:rFonts w:cs="Times New Roman"/>
            <w:szCs w:val="24"/>
          </w:rPr>
          <w:t>2</w:t>
        </w:r>
        <w:r w:rsidRPr="00B25CD0">
          <w:rPr>
            <w:rFonts w:cs="Times New Roman"/>
            <w:color w:val="2B579A"/>
            <w:szCs w:val="24"/>
            <w:shd w:val="clear" w:color="auto" w:fill="E6E6E6"/>
          </w:rPr>
          <w:fldChar w:fldCharType="end"/>
        </w:r>
      </w:p>
    </w:sdtContent>
  </w:sdt>
  <w:sdt>
    <w:sdtPr>
      <w:rPr>
        <w:color w:val="2B579A"/>
        <w:shd w:val="clear" w:color="auto" w:fill="E6E6E6"/>
      </w:rPr>
      <w:id w:val="1555428623"/>
      <w:docPartObj>
        <w:docPartGallery w:val="Page Numbers (Margins)"/>
        <w:docPartUnique/>
      </w:docPartObj>
    </w:sdtPr>
    <w:sdtEndPr>
      <w:rPr>
        <w:color w:val="auto"/>
        <w:shd w:val="clear" w:color="auto" w:fill="auto"/>
      </w:rPr>
    </w:sdtEndPr>
    <w:sdtContent>
      <w:p w14:paraId="7B0697B5" w14:textId="4ABADF76" w:rsidR="00A77572" w:rsidRDefault="00000000">
        <w:pPr>
          <w:pStyle w:val="Header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C07F6" w14:textId="18A79193" w:rsidR="004F2001" w:rsidRDefault="004F2001">
    <w:pPr>
      <w:pStyle w:val="Header"/>
      <w:jc w:val="right"/>
    </w:pPr>
  </w:p>
  <w:p w14:paraId="7AE8032C" w14:textId="69419DE6" w:rsidR="006E2458" w:rsidRDefault="006E24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B393" w14:textId="77777777" w:rsidR="004F2001" w:rsidRPr="00B95A97" w:rsidRDefault="004F2001">
    <w:pPr>
      <w:pStyle w:val="Header"/>
      <w:jc w:val="right"/>
      <w:rPr>
        <w:szCs w:val="24"/>
      </w:rPr>
    </w:pPr>
    <w:r w:rsidRPr="00B95A97">
      <w:rPr>
        <w:rFonts w:cs="Times New Roman"/>
        <w:color w:val="2B579A"/>
        <w:szCs w:val="24"/>
        <w:shd w:val="clear" w:color="auto" w:fill="E6E6E6"/>
      </w:rPr>
      <w:fldChar w:fldCharType="begin"/>
    </w:r>
    <w:r w:rsidRPr="00B95A97">
      <w:rPr>
        <w:rFonts w:cs="Times New Roman"/>
        <w:szCs w:val="24"/>
      </w:rPr>
      <w:instrText>PAGE   \* MERGEFORMAT</w:instrText>
    </w:r>
    <w:r w:rsidRPr="00B95A97">
      <w:rPr>
        <w:rFonts w:cs="Times New Roman"/>
        <w:color w:val="2B579A"/>
        <w:szCs w:val="24"/>
        <w:shd w:val="clear" w:color="auto" w:fill="E6E6E6"/>
      </w:rPr>
      <w:fldChar w:fldCharType="separate"/>
    </w:r>
    <w:r w:rsidRPr="00B95A97">
      <w:rPr>
        <w:rFonts w:cs="Times New Roman"/>
        <w:szCs w:val="24"/>
      </w:rPr>
      <w:t>2</w:t>
    </w:r>
    <w:r w:rsidRPr="00B95A97">
      <w:rPr>
        <w:rFonts w:cs="Times New Roman"/>
        <w:color w:val="2B579A"/>
        <w:szCs w:val="24"/>
        <w:shd w:val="clear" w:color="auto" w:fill="E6E6E6"/>
      </w:rPr>
      <w:fldChar w:fldCharType="end"/>
    </w:r>
  </w:p>
  <w:p w14:paraId="3083F056" w14:textId="77777777" w:rsidR="004F2001" w:rsidRDefault="004F200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z6EzBeaUsfAl" int2:id="0X6RWFs0">
      <int2:state int2:value="Rejected" int2:type="AugLoop_Text_Critique"/>
    </int2:textHash>
    <int2:textHash int2:hashCode="df073H4VOk/3Yv" int2:id="3F8qQn7K">
      <int2:state int2:value="Rejected" int2:type="AugLoop_Text_Critique"/>
    </int2:textHash>
    <int2:textHash int2:hashCode="WCaBwurgKz89OZ" int2:id="9kWHwatI">
      <int2:state int2:value="Rejected" int2:type="AugLoop_Text_Critique"/>
    </int2:textHash>
    <int2:textHash int2:hashCode="M76m736jlVIk7y" int2:id="EjUvY0UM">
      <int2:state int2:value="Rejected" int2:type="AugLoop_Text_Critique"/>
    </int2:textHash>
    <int2:textHash int2:hashCode="zzBJwbBc3Nndpv" int2:id="Fhvuxmfo">
      <int2:state int2:value="Rejected" int2:type="AugLoop_Text_Critique"/>
    </int2:textHash>
    <int2:textHash int2:hashCode="RvGgvVWSovkkTK" int2:id="JsW4V2ge">
      <int2:state int2:value="Rejected" int2:type="AugLoop_Text_Critique"/>
    </int2:textHash>
    <int2:textHash int2:hashCode="yj2osLuRQTujpZ" int2:id="KQQ7wV0h">
      <int2:state int2:value="Rejected" int2:type="AugLoop_Text_Critique"/>
    </int2:textHash>
    <int2:textHash int2:hashCode="5vsGIQ+vwC/XR5" int2:id="KhXbew7K">
      <int2:state int2:value="Rejected" int2:type="AugLoop_Text_Critique"/>
    </int2:textHash>
    <int2:textHash int2:hashCode="tmXiF7UZlHibAr" int2:id="LqN9PNNY">
      <int2:state int2:value="Rejected" int2:type="AugLoop_Text_Critique"/>
    </int2:textHash>
    <int2:textHash int2:hashCode="fxyYLoNaaJWYWb" int2:id="MVOgRXkg">
      <int2:state int2:value="Rejected" int2:type="AugLoop_Text_Critique"/>
    </int2:textHash>
    <int2:textHash int2:hashCode="7YAqZZgx3lCfPA" int2:id="NCZf1jQ4">
      <int2:state int2:value="Rejected" int2:type="AugLoop_Text_Critique"/>
    </int2:textHash>
    <int2:textHash int2:hashCode="g+BP7YI56YdKwf" int2:id="PTXKPCix">
      <int2:state int2:value="Rejected" int2:type="AugLoop_Text_Critique"/>
    </int2:textHash>
    <int2:textHash int2:hashCode="tVrRMTfMOEOE6K" int2:id="QaKAOEM7">
      <int2:state int2:value="Rejected" int2:type="AugLoop_Text_Critique"/>
    </int2:textHash>
    <int2:textHash int2:hashCode="lpCVC/eNaQSeuR" int2:id="UPTb7ujZ">
      <int2:state int2:value="Rejected" int2:type="AugLoop_Text_Critique"/>
    </int2:textHash>
    <int2:textHash int2:hashCode="qIt9zRqePhd3C7" int2:id="Ug8TrzUv">
      <int2:state int2:value="Rejected" int2:type="AugLoop_Text_Critique"/>
    </int2:textHash>
    <int2:textHash int2:hashCode="5sX21x/VzHGuBU" int2:id="WTJmgigh">
      <int2:state int2:value="Rejected" int2:type="AugLoop_Text_Critique"/>
    </int2:textHash>
    <int2:textHash int2:hashCode="u9KVu9iptwIIqq" int2:id="X50fk5H0">
      <int2:state int2:value="Rejected" int2:type="AugLoop_Text_Critique"/>
    </int2:textHash>
    <int2:textHash int2:hashCode="3o6zxRBClIxErN" int2:id="ZHDQ9PZ0">
      <int2:state int2:value="Rejected" int2:type="AugLoop_Text_Critique"/>
    </int2:textHash>
    <int2:textHash int2:hashCode="FP3up6Aq3Z8l9L" int2:id="ZuiC4egq">
      <int2:state int2:value="Rejected" int2:type="AugLoop_Text_Critique"/>
    </int2:textHash>
    <int2:textHash int2:hashCode="8DwKWcWUVO6iXM" int2:id="fGH1pt9C">
      <int2:state int2:value="Rejected" int2:type="AugLoop_Text_Critique"/>
    </int2:textHash>
    <int2:textHash int2:hashCode="HqyznOlSIMNC+q" int2:id="hQOHgls3">
      <int2:state int2:value="Rejected" int2:type="AugLoop_Text_Critique"/>
    </int2:textHash>
    <int2:textHash int2:hashCode="a4EMkKqamYWCMM" int2:id="mKOppJtz">
      <int2:state int2:value="Rejected" int2:type="AugLoop_Text_Critique"/>
    </int2:textHash>
    <int2:textHash int2:hashCode="+52oYb24iVzyH2" int2:id="vFZgOd24">
      <int2:state int2:value="Rejected" int2:type="AugLoop_Text_Critique"/>
    </int2:textHash>
    <int2:bookmark int2:bookmarkName="_Int_EyuDlAAO" int2:invalidationBookmarkName="" int2:hashCode="lDIgj2j7OhE4uF" int2:id="PRChNOal">
      <int2:state int2:value="Rejected" int2:type="AugLoop_Text_Critique"/>
    </int2:bookmark>
    <int2:bookmark int2:bookmarkName="_Int_AFIIZhuO" int2:invalidationBookmarkName="" int2:hashCode="lDIgj2j7OhE4uF" int2:id="gQYFImzW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3B5"/>
    <w:multiLevelType w:val="hybridMultilevel"/>
    <w:tmpl w:val="EFE02706"/>
    <w:lvl w:ilvl="0" w:tplc="D43ECD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E0947"/>
    <w:multiLevelType w:val="hybridMultilevel"/>
    <w:tmpl w:val="5DB080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3BBD4"/>
    <w:multiLevelType w:val="hybridMultilevel"/>
    <w:tmpl w:val="2DAC7628"/>
    <w:lvl w:ilvl="0" w:tplc="56044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EB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C0B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AC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860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44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A0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8B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42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023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12C47"/>
    <w:multiLevelType w:val="hybridMultilevel"/>
    <w:tmpl w:val="C6BA5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F5B5B"/>
    <w:multiLevelType w:val="multilevel"/>
    <w:tmpl w:val="C7BCEF8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2.1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isLgl/>
      <w:lvlText w:val="%1.1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65F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BC0D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607E5E"/>
    <w:multiLevelType w:val="hybridMultilevel"/>
    <w:tmpl w:val="523E6FFE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1D185F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E20D7E"/>
    <w:multiLevelType w:val="multilevel"/>
    <w:tmpl w:val="C3400760"/>
    <w:lvl w:ilvl="0">
      <w:start w:val="1"/>
      <w:numFmt w:val="lowerLetter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22871544"/>
    <w:multiLevelType w:val="hybridMultilevel"/>
    <w:tmpl w:val="702497BA"/>
    <w:lvl w:ilvl="0" w:tplc="48149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B8C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CA1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66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C1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81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8E1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C9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EE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2616B"/>
    <w:multiLevelType w:val="hybridMultilevel"/>
    <w:tmpl w:val="93384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06A72"/>
    <w:multiLevelType w:val="hybridMultilevel"/>
    <w:tmpl w:val="6F5E0B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622C60"/>
    <w:multiLevelType w:val="hybridMultilevel"/>
    <w:tmpl w:val="63B2FA18"/>
    <w:lvl w:ilvl="0" w:tplc="14D6CBD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auto"/>
        <w:sz w:val="24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63DB9"/>
    <w:multiLevelType w:val="hybridMultilevel"/>
    <w:tmpl w:val="2A485E8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0F74357"/>
    <w:multiLevelType w:val="hybridMultilevel"/>
    <w:tmpl w:val="3FB6797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16DA7AB"/>
    <w:multiLevelType w:val="multilevel"/>
    <w:tmpl w:val="B3D448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BF625D"/>
    <w:multiLevelType w:val="hybridMultilevel"/>
    <w:tmpl w:val="8856BB4C"/>
    <w:lvl w:ilvl="0" w:tplc="16D2F61E">
      <w:start w:val="1"/>
      <w:numFmt w:val="lowerRoman"/>
      <w:lvlText w:val="(%1)"/>
      <w:lvlJc w:val="left"/>
      <w:pPr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9" w15:restartNumberingAfterBreak="0">
    <w:nsid w:val="39CA4022"/>
    <w:multiLevelType w:val="hybridMultilevel"/>
    <w:tmpl w:val="EB769D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4C0DF7"/>
    <w:multiLevelType w:val="multilevel"/>
    <w:tmpl w:val="E0EEA37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A01539F"/>
    <w:multiLevelType w:val="hybridMultilevel"/>
    <w:tmpl w:val="4ADE76A6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4A8234DA"/>
    <w:multiLevelType w:val="hybridMultilevel"/>
    <w:tmpl w:val="8544EF1E"/>
    <w:lvl w:ilvl="0" w:tplc="0416000F">
      <w:start w:val="1"/>
      <w:numFmt w:val="decimal"/>
      <w:lvlText w:val="%1."/>
      <w:lvlJc w:val="left"/>
      <w:pPr>
        <w:ind w:left="1152" w:hanging="360"/>
      </w:p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56762A87"/>
    <w:multiLevelType w:val="hybridMultilevel"/>
    <w:tmpl w:val="6F2412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70AF5"/>
    <w:multiLevelType w:val="hybridMultilevel"/>
    <w:tmpl w:val="544A2A0A"/>
    <w:lvl w:ilvl="0" w:tplc="8C9493F8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 w:tplc="02A60C1E">
      <w:start w:val="1"/>
      <w:numFmt w:val="decimal"/>
      <w:lvlText w:val="%2.1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8A38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E831AD5"/>
    <w:multiLevelType w:val="hybridMultilevel"/>
    <w:tmpl w:val="318C21A2"/>
    <w:lvl w:ilvl="0" w:tplc="C2608CE0">
      <w:start w:val="1"/>
      <w:numFmt w:val="decimal"/>
      <w:lvlText w:val="%1)"/>
      <w:lvlJc w:val="left"/>
      <w:pPr>
        <w:ind w:left="1020" w:hanging="360"/>
      </w:pPr>
    </w:lvl>
    <w:lvl w:ilvl="1" w:tplc="F1A60EC2">
      <w:start w:val="1"/>
      <w:numFmt w:val="decimal"/>
      <w:lvlText w:val="%2)"/>
      <w:lvlJc w:val="left"/>
      <w:pPr>
        <w:ind w:left="1020" w:hanging="360"/>
      </w:pPr>
    </w:lvl>
    <w:lvl w:ilvl="2" w:tplc="992A8142">
      <w:start w:val="1"/>
      <w:numFmt w:val="decimal"/>
      <w:lvlText w:val="%3)"/>
      <w:lvlJc w:val="left"/>
      <w:pPr>
        <w:ind w:left="1020" w:hanging="360"/>
      </w:pPr>
    </w:lvl>
    <w:lvl w:ilvl="3" w:tplc="67CA05D2">
      <w:start w:val="1"/>
      <w:numFmt w:val="decimal"/>
      <w:lvlText w:val="%4)"/>
      <w:lvlJc w:val="left"/>
      <w:pPr>
        <w:ind w:left="1020" w:hanging="360"/>
      </w:pPr>
    </w:lvl>
    <w:lvl w:ilvl="4" w:tplc="90883E94">
      <w:start w:val="1"/>
      <w:numFmt w:val="decimal"/>
      <w:lvlText w:val="%5)"/>
      <w:lvlJc w:val="left"/>
      <w:pPr>
        <w:ind w:left="1020" w:hanging="360"/>
      </w:pPr>
    </w:lvl>
    <w:lvl w:ilvl="5" w:tplc="28CED22E">
      <w:start w:val="1"/>
      <w:numFmt w:val="decimal"/>
      <w:lvlText w:val="%6)"/>
      <w:lvlJc w:val="left"/>
      <w:pPr>
        <w:ind w:left="1020" w:hanging="360"/>
      </w:pPr>
    </w:lvl>
    <w:lvl w:ilvl="6" w:tplc="BEB4A364">
      <w:start w:val="1"/>
      <w:numFmt w:val="decimal"/>
      <w:lvlText w:val="%7)"/>
      <w:lvlJc w:val="left"/>
      <w:pPr>
        <w:ind w:left="1020" w:hanging="360"/>
      </w:pPr>
    </w:lvl>
    <w:lvl w:ilvl="7" w:tplc="B3569CF0">
      <w:start w:val="1"/>
      <w:numFmt w:val="decimal"/>
      <w:lvlText w:val="%8)"/>
      <w:lvlJc w:val="left"/>
      <w:pPr>
        <w:ind w:left="1020" w:hanging="360"/>
      </w:pPr>
    </w:lvl>
    <w:lvl w:ilvl="8" w:tplc="14507FBC">
      <w:start w:val="1"/>
      <w:numFmt w:val="decimal"/>
      <w:lvlText w:val="%9)"/>
      <w:lvlJc w:val="left"/>
      <w:pPr>
        <w:ind w:left="1020" w:hanging="360"/>
      </w:pPr>
    </w:lvl>
  </w:abstractNum>
  <w:abstractNum w:abstractNumId="27" w15:restartNumberingAfterBreak="0">
    <w:nsid w:val="5FFE5091"/>
    <w:multiLevelType w:val="multilevel"/>
    <w:tmpl w:val="CAB2C4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1EE3616"/>
    <w:multiLevelType w:val="hybridMultilevel"/>
    <w:tmpl w:val="157C99EC"/>
    <w:lvl w:ilvl="0" w:tplc="0D96A12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2C57D10"/>
    <w:multiLevelType w:val="hybridMultilevel"/>
    <w:tmpl w:val="D77C3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F70740"/>
    <w:multiLevelType w:val="hybridMultilevel"/>
    <w:tmpl w:val="23083858"/>
    <w:lvl w:ilvl="0" w:tplc="9B0826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2526CF"/>
    <w:multiLevelType w:val="hybridMultilevel"/>
    <w:tmpl w:val="21AE7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22F33"/>
    <w:multiLevelType w:val="hybridMultilevel"/>
    <w:tmpl w:val="F4E20FDE"/>
    <w:lvl w:ilvl="0" w:tplc="F3DCE71E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771538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8A51625"/>
    <w:multiLevelType w:val="hybridMultilevel"/>
    <w:tmpl w:val="A2503F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963062">
    <w:abstractNumId w:val="19"/>
  </w:num>
  <w:num w:numId="2" w16cid:durableId="2011986536">
    <w:abstractNumId w:val="23"/>
  </w:num>
  <w:num w:numId="3" w16cid:durableId="462622805">
    <w:abstractNumId w:val="1"/>
  </w:num>
  <w:num w:numId="4" w16cid:durableId="412240836">
    <w:abstractNumId w:val="34"/>
  </w:num>
  <w:num w:numId="5" w16cid:durableId="65031875">
    <w:abstractNumId w:val="14"/>
  </w:num>
  <w:num w:numId="6" w16cid:durableId="1421104859">
    <w:abstractNumId w:val="27"/>
  </w:num>
  <w:num w:numId="7" w16cid:durableId="207646942">
    <w:abstractNumId w:val="30"/>
  </w:num>
  <w:num w:numId="8" w16cid:durableId="126440319">
    <w:abstractNumId w:val="0"/>
  </w:num>
  <w:num w:numId="9" w16cid:durableId="1304234471">
    <w:abstractNumId w:val="28"/>
  </w:num>
  <w:num w:numId="10" w16cid:durableId="555630545">
    <w:abstractNumId w:val="32"/>
  </w:num>
  <w:num w:numId="11" w16cid:durableId="2041471790">
    <w:abstractNumId w:val="13"/>
  </w:num>
  <w:num w:numId="12" w16cid:durableId="1976982183">
    <w:abstractNumId w:val="31"/>
  </w:num>
  <w:num w:numId="13" w16cid:durableId="809126983">
    <w:abstractNumId w:val="18"/>
  </w:num>
  <w:num w:numId="14" w16cid:durableId="833032068">
    <w:abstractNumId w:val="2"/>
  </w:num>
  <w:num w:numId="15" w16cid:durableId="1548562164">
    <w:abstractNumId w:val="11"/>
  </w:num>
  <w:num w:numId="16" w16cid:durableId="2076125319">
    <w:abstractNumId w:val="17"/>
  </w:num>
  <w:num w:numId="17" w16cid:durableId="1952399858">
    <w:abstractNumId w:val="16"/>
  </w:num>
  <w:num w:numId="18" w16cid:durableId="358046629">
    <w:abstractNumId w:val="7"/>
  </w:num>
  <w:num w:numId="19" w16cid:durableId="388266748">
    <w:abstractNumId w:val="33"/>
  </w:num>
  <w:num w:numId="20" w16cid:durableId="92481425">
    <w:abstractNumId w:val="5"/>
  </w:num>
  <w:num w:numId="21" w16cid:durableId="1572958714">
    <w:abstractNumId w:val="24"/>
  </w:num>
  <w:num w:numId="22" w16cid:durableId="2068411012">
    <w:abstractNumId w:val="4"/>
  </w:num>
  <w:num w:numId="23" w16cid:durableId="556166556">
    <w:abstractNumId w:val="20"/>
  </w:num>
  <w:num w:numId="24" w16cid:durableId="29576469">
    <w:abstractNumId w:val="25"/>
  </w:num>
  <w:num w:numId="25" w16cid:durableId="1897810589">
    <w:abstractNumId w:val="9"/>
  </w:num>
  <w:num w:numId="26" w16cid:durableId="1605073798">
    <w:abstractNumId w:val="3"/>
  </w:num>
  <w:num w:numId="27" w16cid:durableId="1146973845">
    <w:abstractNumId w:val="6"/>
  </w:num>
  <w:num w:numId="28" w16cid:durableId="1354838573">
    <w:abstractNumId w:val="10"/>
  </w:num>
  <w:num w:numId="29" w16cid:durableId="1019281950">
    <w:abstractNumId w:val="29"/>
  </w:num>
  <w:num w:numId="30" w16cid:durableId="1747218530">
    <w:abstractNumId w:val="12"/>
  </w:num>
  <w:num w:numId="31" w16cid:durableId="1859343501">
    <w:abstractNumId w:val="26"/>
  </w:num>
  <w:num w:numId="32" w16cid:durableId="735783005">
    <w:abstractNumId w:val="15"/>
  </w:num>
  <w:num w:numId="33" w16cid:durableId="1927807674">
    <w:abstractNumId w:val="22"/>
  </w:num>
  <w:num w:numId="34" w16cid:durableId="2100178687">
    <w:abstractNumId w:val="8"/>
  </w:num>
  <w:num w:numId="35" w16cid:durableId="619648226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UL MARTINS FURTADO FERNANDES">
    <w15:presenceInfo w15:providerId="AD" w15:userId="S::06214836725@cefet-rj.br::92e73b0a-61b4-4efc-b3e7-44b81f05f735"/>
  </w15:person>
  <w15:person w15:author="THIAGO DELGADO PINTO">
    <w15:presenceInfo w15:providerId="AD" w15:userId="S::09074010741@cefet-rj.br::247a5fb9-043f-4337-8bc0-bf4b7ffa179b"/>
  </w15:person>
  <w15:person w15:author="Raul Fernandes">
    <w15:presenceInfo w15:providerId="AD" w15:userId="S::raul.fernandes@oracle.com::e9c9ed87-773e-48a0-b0b6-921dc22f47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72"/>
    <w:rsid w:val="000007D7"/>
    <w:rsid w:val="00000881"/>
    <w:rsid w:val="00002D94"/>
    <w:rsid w:val="00003335"/>
    <w:rsid w:val="0000685B"/>
    <w:rsid w:val="00010404"/>
    <w:rsid w:val="000114DF"/>
    <w:rsid w:val="00012062"/>
    <w:rsid w:val="00013B79"/>
    <w:rsid w:val="00014934"/>
    <w:rsid w:val="00015F38"/>
    <w:rsid w:val="0001735C"/>
    <w:rsid w:val="00017CA2"/>
    <w:rsid w:val="00020400"/>
    <w:rsid w:val="000235E0"/>
    <w:rsid w:val="00024200"/>
    <w:rsid w:val="00026861"/>
    <w:rsid w:val="0002690E"/>
    <w:rsid w:val="00026FC1"/>
    <w:rsid w:val="00030B8A"/>
    <w:rsid w:val="00030D09"/>
    <w:rsid w:val="000318E7"/>
    <w:rsid w:val="000318F1"/>
    <w:rsid w:val="000319A8"/>
    <w:rsid w:val="00031A03"/>
    <w:rsid w:val="00033517"/>
    <w:rsid w:val="00036609"/>
    <w:rsid w:val="00037C18"/>
    <w:rsid w:val="00040269"/>
    <w:rsid w:val="0004066A"/>
    <w:rsid w:val="000414EC"/>
    <w:rsid w:val="00041A99"/>
    <w:rsid w:val="00041E0A"/>
    <w:rsid w:val="00042166"/>
    <w:rsid w:val="000435C7"/>
    <w:rsid w:val="00045669"/>
    <w:rsid w:val="00045B2E"/>
    <w:rsid w:val="000501B3"/>
    <w:rsid w:val="0005122F"/>
    <w:rsid w:val="0005135B"/>
    <w:rsid w:val="00051457"/>
    <w:rsid w:val="0005175C"/>
    <w:rsid w:val="00052DC3"/>
    <w:rsid w:val="000535AB"/>
    <w:rsid w:val="00053AB4"/>
    <w:rsid w:val="000565B8"/>
    <w:rsid w:val="00056EFE"/>
    <w:rsid w:val="000623FE"/>
    <w:rsid w:val="00064352"/>
    <w:rsid w:val="00064571"/>
    <w:rsid w:val="00064D94"/>
    <w:rsid w:val="00065BB2"/>
    <w:rsid w:val="00065F97"/>
    <w:rsid w:val="00067163"/>
    <w:rsid w:val="00067FDE"/>
    <w:rsid w:val="00070142"/>
    <w:rsid w:val="000720A7"/>
    <w:rsid w:val="00072CB0"/>
    <w:rsid w:val="00073C64"/>
    <w:rsid w:val="00074754"/>
    <w:rsid w:val="000748E2"/>
    <w:rsid w:val="0007568B"/>
    <w:rsid w:val="00075D5F"/>
    <w:rsid w:val="00076A14"/>
    <w:rsid w:val="00076A54"/>
    <w:rsid w:val="0008066B"/>
    <w:rsid w:val="00080BE8"/>
    <w:rsid w:val="0008242A"/>
    <w:rsid w:val="000828C6"/>
    <w:rsid w:val="00082979"/>
    <w:rsid w:val="00082FAE"/>
    <w:rsid w:val="00083CE7"/>
    <w:rsid w:val="00084D14"/>
    <w:rsid w:val="0008584D"/>
    <w:rsid w:val="00086319"/>
    <w:rsid w:val="0008708F"/>
    <w:rsid w:val="00087163"/>
    <w:rsid w:val="00087669"/>
    <w:rsid w:val="0009093D"/>
    <w:rsid w:val="00091429"/>
    <w:rsid w:val="0009346B"/>
    <w:rsid w:val="00093E89"/>
    <w:rsid w:val="00095486"/>
    <w:rsid w:val="000956FE"/>
    <w:rsid w:val="00096EC0"/>
    <w:rsid w:val="00097792"/>
    <w:rsid w:val="00097CC1"/>
    <w:rsid w:val="00097D51"/>
    <w:rsid w:val="000A0ADE"/>
    <w:rsid w:val="000A2669"/>
    <w:rsid w:val="000A350D"/>
    <w:rsid w:val="000A69F0"/>
    <w:rsid w:val="000A7E56"/>
    <w:rsid w:val="000B0C3E"/>
    <w:rsid w:val="000B1F5F"/>
    <w:rsid w:val="000B2E49"/>
    <w:rsid w:val="000B487B"/>
    <w:rsid w:val="000B5DA6"/>
    <w:rsid w:val="000B6320"/>
    <w:rsid w:val="000B667C"/>
    <w:rsid w:val="000C17E7"/>
    <w:rsid w:val="000C1F67"/>
    <w:rsid w:val="000C23EC"/>
    <w:rsid w:val="000C274C"/>
    <w:rsid w:val="000C4F01"/>
    <w:rsid w:val="000C620D"/>
    <w:rsid w:val="000C6624"/>
    <w:rsid w:val="000C7277"/>
    <w:rsid w:val="000C79DC"/>
    <w:rsid w:val="000D3681"/>
    <w:rsid w:val="000D53FD"/>
    <w:rsid w:val="000D5A20"/>
    <w:rsid w:val="000D7C2F"/>
    <w:rsid w:val="000E1443"/>
    <w:rsid w:val="000E182E"/>
    <w:rsid w:val="000E2ADB"/>
    <w:rsid w:val="000E31C1"/>
    <w:rsid w:val="000E3CFB"/>
    <w:rsid w:val="000E44E3"/>
    <w:rsid w:val="000E54AF"/>
    <w:rsid w:val="000E674A"/>
    <w:rsid w:val="000E7227"/>
    <w:rsid w:val="000E75E6"/>
    <w:rsid w:val="000E7E5A"/>
    <w:rsid w:val="000F08B1"/>
    <w:rsid w:val="000F2AC9"/>
    <w:rsid w:val="000F3623"/>
    <w:rsid w:val="000F41BD"/>
    <w:rsid w:val="000F6461"/>
    <w:rsid w:val="000F7FC8"/>
    <w:rsid w:val="0010014E"/>
    <w:rsid w:val="00100952"/>
    <w:rsid w:val="00101CE6"/>
    <w:rsid w:val="00105B5B"/>
    <w:rsid w:val="00105F99"/>
    <w:rsid w:val="001111F5"/>
    <w:rsid w:val="001118A1"/>
    <w:rsid w:val="00111E55"/>
    <w:rsid w:val="001127BB"/>
    <w:rsid w:val="001154FC"/>
    <w:rsid w:val="00115D51"/>
    <w:rsid w:val="00117ACD"/>
    <w:rsid w:val="00117D78"/>
    <w:rsid w:val="00120527"/>
    <w:rsid w:val="00120FBF"/>
    <w:rsid w:val="00122AE1"/>
    <w:rsid w:val="001239D3"/>
    <w:rsid w:val="001301F3"/>
    <w:rsid w:val="00130BA6"/>
    <w:rsid w:val="00131AB1"/>
    <w:rsid w:val="00133CD6"/>
    <w:rsid w:val="00135032"/>
    <w:rsid w:val="0013594C"/>
    <w:rsid w:val="001359FA"/>
    <w:rsid w:val="00136280"/>
    <w:rsid w:val="0013710B"/>
    <w:rsid w:val="00137B78"/>
    <w:rsid w:val="00137CC9"/>
    <w:rsid w:val="00145370"/>
    <w:rsid w:val="001454F0"/>
    <w:rsid w:val="00145B5D"/>
    <w:rsid w:val="0014787D"/>
    <w:rsid w:val="001500BB"/>
    <w:rsid w:val="0015178E"/>
    <w:rsid w:val="001523BF"/>
    <w:rsid w:val="0015281A"/>
    <w:rsid w:val="001533F9"/>
    <w:rsid w:val="001555AD"/>
    <w:rsid w:val="0015595A"/>
    <w:rsid w:val="00157C24"/>
    <w:rsid w:val="001602D0"/>
    <w:rsid w:val="00161010"/>
    <w:rsid w:val="00163C7F"/>
    <w:rsid w:val="001663F3"/>
    <w:rsid w:val="00166868"/>
    <w:rsid w:val="00167439"/>
    <w:rsid w:val="00170AA2"/>
    <w:rsid w:val="00172EB3"/>
    <w:rsid w:val="0017497E"/>
    <w:rsid w:val="00174A8A"/>
    <w:rsid w:val="00175277"/>
    <w:rsid w:val="00175F5E"/>
    <w:rsid w:val="001765E3"/>
    <w:rsid w:val="00176FDD"/>
    <w:rsid w:val="00177091"/>
    <w:rsid w:val="00180797"/>
    <w:rsid w:val="00180893"/>
    <w:rsid w:val="00181075"/>
    <w:rsid w:val="001811FF"/>
    <w:rsid w:val="00181264"/>
    <w:rsid w:val="001817FA"/>
    <w:rsid w:val="0018404D"/>
    <w:rsid w:val="00184251"/>
    <w:rsid w:val="0018532F"/>
    <w:rsid w:val="00186169"/>
    <w:rsid w:val="00186447"/>
    <w:rsid w:val="001879D5"/>
    <w:rsid w:val="00191CB0"/>
    <w:rsid w:val="00194898"/>
    <w:rsid w:val="00195195"/>
    <w:rsid w:val="001966BE"/>
    <w:rsid w:val="001A1727"/>
    <w:rsid w:val="001A1A96"/>
    <w:rsid w:val="001A1E3A"/>
    <w:rsid w:val="001A3FF7"/>
    <w:rsid w:val="001A4168"/>
    <w:rsid w:val="001A4503"/>
    <w:rsid w:val="001A5E8B"/>
    <w:rsid w:val="001A6025"/>
    <w:rsid w:val="001A6A46"/>
    <w:rsid w:val="001B172B"/>
    <w:rsid w:val="001B2A61"/>
    <w:rsid w:val="001B2BC7"/>
    <w:rsid w:val="001B2D48"/>
    <w:rsid w:val="001B57BC"/>
    <w:rsid w:val="001B5C62"/>
    <w:rsid w:val="001B5CF9"/>
    <w:rsid w:val="001B6DCE"/>
    <w:rsid w:val="001C1DF7"/>
    <w:rsid w:val="001C3DDB"/>
    <w:rsid w:val="001C4551"/>
    <w:rsid w:val="001C4703"/>
    <w:rsid w:val="001C47A3"/>
    <w:rsid w:val="001C7FE6"/>
    <w:rsid w:val="001D2C0C"/>
    <w:rsid w:val="001D2D07"/>
    <w:rsid w:val="001D3D7B"/>
    <w:rsid w:val="001D3F48"/>
    <w:rsid w:val="001D4D32"/>
    <w:rsid w:val="001D60BD"/>
    <w:rsid w:val="001E04F0"/>
    <w:rsid w:val="001E0719"/>
    <w:rsid w:val="001E0FB2"/>
    <w:rsid w:val="001E25F2"/>
    <w:rsid w:val="001E2671"/>
    <w:rsid w:val="001E331E"/>
    <w:rsid w:val="001E39FB"/>
    <w:rsid w:val="001E3F65"/>
    <w:rsid w:val="001E4C3E"/>
    <w:rsid w:val="001E76BA"/>
    <w:rsid w:val="001F01B9"/>
    <w:rsid w:val="001F0A4F"/>
    <w:rsid w:val="001F1F3D"/>
    <w:rsid w:val="001F2AF0"/>
    <w:rsid w:val="001F63EC"/>
    <w:rsid w:val="001F755D"/>
    <w:rsid w:val="001F7FB1"/>
    <w:rsid w:val="00200BB9"/>
    <w:rsid w:val="0020257D"/>
    <w:rsid w:val="00202E5E"/>
    <w:rsid w:val="002034A8"/>
    <w:rsid w:val="00203A1A"/>
    <w:rsid w:val="00203A25"/>
    <w:rsid w:val="0020519E"/>
    <w:rsid w:val="00210BBB"/>
    <w:rsid w:val="00211E7D"/>
    <w:rsid w:val="00213455"/>
    <w:rsid w:val="00214648"/>
    <w:rsid w:val="0021465C"/>
    <w:rsid w:val="002158CF"/>
    <w:rsid w:val="002167E9"/>
    <w:rsid w:val="00216849"/>
    <w:rsid w:val="00217762"/>
    <w:rsid w:val="0022092F"/>
    <w:rsid w:val="0022161B"/>
    <w:rsid w:val="00221B85"/>
    <w:rsid w:val="0022274D"/>
    <w:rsid w:val="00222A35"/>
    <w:rsid w:val="00223944"/>
    <w:rsid w:val="00223F46"/>
    <w:rsid w:val="0022428A"/>
    <w:rsid w:val="00225347"/>
    <w:rsid w:val="0022771D"/>
    <w:rsid w:val="00227801"/>
    <w:rsid w:val="002308F3"/>
    <w:rsid w:val="00231797"/>
    <w:rsid w:val="002324D3"/>
    <w:rsid w:val="00232630"/>
    <w:rsid w:val="00232C1D"/>
    <w:rsid w:val="00235FEE"/>
    <w:rsid w:val="00236094"/>
    <w:rsid w:val="0023611E"/>
    <w:rsid w:val="00236910"/>
    <w:rsid w:val="002372BE"/>
    <w:rsid w:val="00240E66"/>
    <w:rsid w:val="002417FD"/>
    <w:rsid w:val="002424A6"/>
    <w:rsid w:val="002439DE"/>
    <w:rsid w:val="00243D57"/>
    <w:rsid w:val="00244276"/>
    <w:rsid w:val="0024505B"/>
    <w:rsid w:val="00245707"/>
    <w:rsid w:val="0024776A"/>
    <w:rsid w:val="00252695"/>
    <w:rsid w:val="00254591"/>
    <w:rsid w:val="002547FE"/>
    <w:rsid w:val="00255089"/>
    <w:rsid w:val="002550F1"/>
    <w:rsid w:val="00260090"/>
    <w:rsid w:val="0026065F"/>
    <w:rsid w:val="002609E8"/>
    <w:rsid w:val="002611D1"/>
    <w:rsid w:val="00261257"/>
    <w:rsid w:val="00261495"/>
    <w:rsid w:val="0026503F"/>
    <w:rsid w:val="002667B0"/>
    <w:rsid w:val="00266BE8"/>
    <w:rsid w:val="00266C1E"/>
    <w:rsid w:val="002720E5"/>
    <w:rsid w:val="0027256D"/>
    <w:rsid w:val="002725F0"/>
    <w:rsid w:val="00273549"/>
    <w:rsid w:val="002735D8"/>
    <w:rsid w:val="00275285"/>
    <w:rsid w:val="002753CA"/>
    <w:rsid w:val="002771D3"/>
    <w:rsid w:val="00277962"/>
    <w:rsid w:val="00281450"/>
    <w:rsid w:val="00281ACA"/>
    <w:rsid w:val="00281CC6"/>
    <w:rsid w:val="00282265"/>
    <w:rsid w:val="00283D96"/>
    <w:rsid w:val="002845DB"/>
    <w:rsid w:val="002850FA"/>
    <w:rsid w:val="00285A00"/>
    <w:rsid w:val="00292254"/>
    <w:rsid w:val="002923B4"/>
    <w:rsid w:val="002958B7"/>
    <w:rsid w:val="00295F02"/>
    <w:rsid w:val="00295F5A"/>
    <w:rsid w:val="002A0500"/>
    <w:rsid w:val="002A3325"/>
    <w:rsid w:val="002A3884"/>
    <w:rsid w:val="002A41BB"/>
    <w:rsid w:val="002A4705"/>
    <w:rsid w:val="002A4B0C"/>
    <w:rsid w:val="002A5118"/>
    <w:rsid w:val="002A6BAE"/>
    <w:rsid w:val="002A74C1"/>
    <w:rsid w:val="002A756A"/>
    <w:rsid w:val="002B1E9B"/>
    <w:rsid w:val="002B2626"/>
    <w:rsid w:val="002B5636"/>
    <w:rsid w:val="002B74F6"/>
    <w:rsid w:val="002C12F3"/>
    <w:rsid w:val="002C4875"/>
    <w:rsid w:val="002C5DBB"/>
    <w:rsid w:val="002C6EE1"/>
    <w:rsid w:val="002C7085"/>
    <w:rsid w:val="002D1150"/>
    <w:rsid w:val="002D1FF8"/>
    <w:rsid w:val="002D367F"/>
    <w:rsid w:val="002D4DBA"/>
    <w:rsid w:val="002D51F9"/>
    <w:rsid w:val="002D5EA4"/>
    <w:rsid w:val="002D7009"/>
    <w:rsid w:val="002E4F48"/>
    <w:rsid w:val="002E546C"/>
    <w:rsid w:val="002E6C39"/>
    <w:rsid w:val="002E729F"/>
    <w:rsid w:val="002E7BE1"/>
    <w:rsid w:val="002E7C1F"/>
    <w:rsid w:val="002F08CF"/>
    <w:rsid w:val="002F13A6"/>
    <w:rsid w:val="002F1A1A"/>
    <w:rsid w:val="002F1DA4"/>
    <w:rsid w:val="002F23D1"/>
    <w:rsid w:val="002F2514"/>
    <w:rsid w:val="002F3925"/>
    <w:rsid w:val="002F5826"/>
    <w:rsid w:val="002F5FCF"/>
    <w:rsid w:val="002F6938"/>
    <w:rsid w:val="002F79A3"/>
    <w:rsid w:val="00301F08"/>
    <w:rsid w:val="00301F4C"/>
    <w:rsid w:val="00302E62"/>
    <w:rsid w:val="0030386F"/>
    <w:rsid w:val="00303BD1"/>
    <w:rsid w:val="00304555"/>
    <w:rsid w:val="00304580"/>
    <w:rsid w:val="003056CC"/>
    <w:rsid w:val="00305D7C"/>
    <w:rsid w:val="0031060F"/>
    <w:rsid w:val="003113B1"/>
    <w:rsid w:val="00312ADD"/>
    <w:rsid w:val="00313438"/>
    <w:rsid w:val="0031435D"/>
    <w:rsid w:val="00320C14"/>
    <w:rsid w:val="00320E90"/>
    <w:rsid w:val="00320F62"/>
    <w:rsid w:val="0032142A"/>
    <w:rsid w:val="00322FF2"/>
    <w:rsid w:val="00324B74"/>
    <w:rsid w:val="003252C7"/>
    <w:rsid w:val="0032629A"/>
    <w:rsid w:val="003271BE"/>
    <w:rsid w:val="00333193"/>
    <w:rsid w:val="00333B71"/>
    <w:rsid w:val="00333BC0"/>
    <w:rsid w:val="00334898"/>
    <w:rsid w:val="003348DD"/>
    <w:rsid w:val="003348EE"/>
    <w:rsid w:val="0033498D"/>
    <w:rsid w:val="003352CF"/>
    <w:rsid w:val="00335631"/>
    <w:rsid w:val="003356E3"/>
    <w:rsid w:val="00335C6D"/>
    <w:rsid w:val="00335CEC"/>
    <w:rsid w:val="003363E2"/>
    <w:rsid w:val="003367D3"/>
    <w:rsid w:val="00337D0F"/>
    <w:rsid w:val="00342CD4"/>
    <w:rsid w:val="003432D9"/>
    <w:rsid w:val="00343543"/>
    <w:rsid w:val="003447B1"/>
    <w:rsid w:val="00344FC6"/>
    <w:rsid w:val="003450A9"/>
    <w:rsid w:val="00346C72"/>
    <w:rsid w:val="00346F1B"/>
    <w:rsid w:val="00347E68"/>
    <w:rsid w:val="00351280"/>
    <w:rsid w:val="00351DD8"/>
    <w:rsid w:val="00351FEB"/>
    <w:rsid w:val="003528C6"/>
    <w:rsid w:val="00352DCA"/>
    <w:rsid w:val="00353118"/>
    <w:rsid w:val="0035326A"/>
    <w:rsid w:val="00353719"/>
    <w:rsid w:val="00353CEA"/>
    <w:rsid w:val="00355029"/>
    <w:rsid w:val="00355AA2"/>
    <w:rsid w:val="00361A60"/>
    <w:rsid w:val="00361BAA"/>
    <w:rsid w:val="00361D27"/>
    <w:rsid w:val="00363C65"/>
    <w:rsid w:val="00363F07"/>
    <w:rsid w:val="00364675"/>
    <w:rsid w:val="003656A6"/>
    <w:rsid w:val="00365ED1"/>
    <w:rsid w:val="00366F5E"/>
    <w:rsid w:val="00367256"/>
    <w:rsid w:val="0037048E"/>
    <w:rsid w:val="00370ED8"/>
    <w:rsid w:val="00372B98"/>
    <w:rsid w:val="0037318E"/>
    <w:rsid w:val="00373682"/>
    <w:rsid w:val="00373B4A"/>
    <w:rsid w:val="00376252"/>
    <w:rsid w:val="003769E7"/>
    <w:rsid w:val="00381810"/>
    <w:rsid w:val="00381A13"/>
    <w:rsid w:val="0038324C"/>
    <w:rsid w:val="00385B78"/>
    <w:rsid w:val="003865CD"/>
    <w:rsid w:val="00386BDC"/>
    <w:rsid w:val="00387F19"/>
    <w:rsid w:val="003900C6"/>
    <w:rsid w:val="00390CC3"/>
    <w:rsid w:val="00390E59"/>
    <w:rsid w:val="003911F8"/>
    <w:rsid w:val="003912B3"/>
    <w:rsid w:val="00391793"/>
    <w:rsid w:val="00391E9E"/>
    <w:rsid w:val="00393DE2"/>
    <w:rsid w:val="003948AD"/>
    <w:rsid w:val="00396765"/>
    <w:rsid w:val="00396BE6"/>
    <w:rsid w:val="00397E99"/>
    <w:rsid w:val="003A0BE5"/>
    <w:rsid w:val="003A1D12"/>
    <w:rsid w:val="003A2F7B"/>
    <w:rsid w:val="003A3F61"/>
    <w:rsid w:val="003A4711"/>
    <w:rsid w:val="003A4A30"/>
    <w:rsid w:val="003A7197"/>
    <w:rsid w:val="003A74FB"/>
    <w:rsid w:val="003B0F7D"/>
    <w:rsid w:val="003B1DFA"/>
    <w:rsid w:val="003B25E3"/>
    <w:rsid w:val="003B5030"/>
    <w:rsid w:val="003B65F9"/>
    <w:rsid w:val="003B7770"/>
    <w:rsid w:val="003C02DF"/>
    <w:rsid w:val="003C0B0C"/>
    <w:rsid w:val="003C1F2B"/>
    <w:rsid w:val="003C40DA"/>
    <w:rsid w:val="003C786B"/>
    <w:rsid w:val="003D0903"/>
    <w:rsid w:val="003D0D0E"/>
    <w:rsid w:val="003D1063"/>
    <w:rsid w:val="003D1393"/>
    <w:rsid w:val="003D4382"/>
    <w:rsid w:val="003D5241"/>
    <w:rsid w:val="003D5CBF"/>
    <w:rsid w:val="003D693B"/>
    <w:rsid w:val="003D7FFE"/>
    <w:rsid w:val="003E111E"/>
    <w:rsid w:val="003E1626"/>
    <w:rsid w:val="003E2659"/>
    <w:rsid w:val="003E26CC"/>
    <w:rsid w:val="003E2A0A"/>
    <w:rsid w:val="003E3C3A"/>
    <w:rsid w:val="003E3EAB"/>
    <w:rsid w:val="003E4613"/>
    <w:rsid w:val="003E597A"/>
    <w:rsid w:val="003E7123"/>
    <w:rsid w:val="003F0A7B"/>
    <w:rsid w:val="003F2114"/>
    <w:rsid w:val="003F4BE2"/>
    <w:rsid w:val="003F64C1"/>
    <w:rsid w:val="003F70A2"/>
    <w:rsid w:val="003F7A63"/>
    <w:rsid w:val="0040094F"/>
    <w:rsid w:val="004026B8"/>
    <w:rsid w:val="00406B27"/>
    <w:rsid w:val="00411735"/>
    <w:rsid w:val="00411E40"/>
    <w:rsid w:val="0041249C"/>
    <w:rsid w:val="0041259F"/>
    <w:rsid w:val="00413CD7"/>
    <w:rsid w:val="00414EED"/>
    <w:rsid w:val="004151EB"/>
    <w:rsid w:val="004153E7"/>
    <w:rsid w:val="00415BBF"/>
    <w:rsid w:val="004163E9"/>
    <w:rsid w:val="00416635"/>
    <w:rsid w:val="004207D1"/>
    <w:rsid w:val="0042094E"/>
    <w:rsid w:val="00420BF7"/>
    <w:rsid w:val="004213CF"/>
    <w:rsid w:val="004218A0"/>
    <w:rsid w:val="00421976"/>
    <w:rsid w:val="0042328C"/>
    <w:rsid w:val="004246B3"/>
    <w:rsid w:val="004247A7"/>
    <w:rsid w:val="0042618D"/>
    <w:rsid w:val="004302BF"/>
    <w:rsid w:val="00430DEF"/>
    <w:rsid w:val="004311A7"/>
    <w:rsid w:val="00431218"/>
    <w:rsid w:val="004312BF"/>
    <w:rsid w:val="00432725"/>
    <w:rsid w:val="00433733"/>
    <w:rsid w:val="004343AB"/>
    <w:rsid w:val="00434658"/>
    <w:rsid w:val="00434CBE"/>
    <w:rsid w:val="00435210"/>
    <w:rsid w:val="0043572F"/>
    <w:rsid w:val="00436361"/>
    <w:rsid w:val="00436A6D"/>
    <w:rsid w:val="00437262"/>
    <w:rsid w:val="0044115F"/>
    <w:rsid w:val="004411B3"/>
    <w:rsid w:val="004433E1"/>
    <w:rsid w:val="00443DF6"/>
    <w:rsid w:val="0044553E"/>
    <w:rsid w:val="004461E7"/>
    <w:rsid w:val="00451578"/>
    <w:rsid w:val="004558D2"/>
    <w:rsid w:val="00456B64"/>
    <w:rsid w:val="0046027A"/>
    <w:rsid w:val="00462365"/>
    <w:rsid w:val="004660DB"/>
    <w:rsid w:val="0046685E"/>
    <w:rsid w:val="00467DCF"/>
    <w:rsid w:val="004704E8"/>
    <w:rsid w:val="004716A3"/>
    <w:rsid w:val="00472DCA"/>
    <w:rsid w:val="00474406"/>
    <w:rsid w:val="00474E81"/>
    <w:rsid w:val="00475934"/>
    <w:rsid w:val="00481D80"/>
    <w:rsid w:val="00482ABA"/>
    <w:rsid w:val="004843F8"/>
    <w:rsid w:val="00484698"/>
    <w:rsid w:val="004847F1"/>
    <w:rsid w:val="00484D03"/>
    <w:rsid w:val="00484FA3"/>
    <w:rsid w:val="00485A54"/>
    <w:rsid w:val="004861B3"/>
    <w:rsid w:val="00487085"/>
    <w:rsid w:val="00487A9B"/>
    <w:rsid w:val="0049007D"/>
    <w:rsid w:val="004904F5"/>
    <w:rsid w:val="004907A5"/>
    <w:rsid w:val="004908FD"/>
    <w:rsid w:val="00491986"/>
    <w:rsid w:val="00492296"/>
    <w:rsid w:val="00495C7B"/>
    <w:rsid w:val="0049723E"/>
    <w:rsid w:val="00497B61"/>
    <w:rsid w:val="00497E32"/>
    <w:rsid w:val="004A0D7F"/>
    <w:rsid w:val="004A10CF"/>
    <w:rsid w:val="004A388E"/>
    <w:rsid w:val="004A4274"/>
    <w:rsid w:val="004A489A"/>
    <w:rsid w:val="004B0C58"/>
    <w:rsid w:val="004B24A2"/>
    <w:rsid w:val="004B3D76"/>
    <w:rsid w:val="004B4D32"/>
    <w:rsid w:val="004C0211"/>
    <w:rsid w:val="004C084F"/>
    <w:rsid w:val="004C0C59"/>
    <w:rsid w:val="004C2050"/>
    <w:rsid w:val="004C33F0"/>
    <w:rsid w:val="004C40AC"/>
    <w:rsid w:val="004C4321"/>
    <w:rsid w:val="004C6897"/>
    <w:rsid w:val="004C70B3"/>
    <w:rsid w:val="004C761F"/>
    <w:rsid w:val="004D2950"/>
    <w:rsid w:val="004D4003"/>
    <w:rsid w:val="004D443C"/>
    <w:rsid w:val="004D5077"/>
    <w:rsid w:val="004D7F25"/>
    <w:rsid w:val="004E07D3"/>
    <w:rsid w:val="004E3B8B"/>
    <w:rsid w:val="004E531C"/>
    <w:rsid w:val="004E5DFF"/>
    <w:rsid w:val="004E7A8E"/>
    <w:rsid w:val="004F2001"/>
    <w:rsid w:val="004F6938"/>
    <w:rsid w:val="0050045E"/>
    <w:rsid w:val="00500704"/>
    <w:rsid w:val="00500C13"/>
    <w:rsid w:val="00504882"/>
    <w:rsid w:val="005051F8"/>
    <w:rsid w:val="005071DB"/>
    <w:rsid w:val="00510223"/>
    <w:rsid w:val="00511732"/>
    <w:rsid w:val="00513462"/>
    <w:rsid w:val="00515830"/>
    <w:rsid w:val="005162B6"/>
    <w:rsid w:val="00516542"/>
    <w:rsid w:val="00521CD9"/>
    <w:rsid w:val="0052383A"/>
    <w:rsid w:val="005239B4"/>
    <w:rsid w:val="00523CC4"/>
    <w:rsid w:val="00524430"/>
    <w:rsid w:val="00524FD9"/>
    <w:rsid w:val="0052576D"/>
    <w:rsid w:val="0052626D"/>
    <w:rsid w:val="005276D5"/>
    <w:rsid w:val="00530419"/>
    <w:rsid w:val="005311E5"/>
    <w:rsid w:val="00533167"/>
    <w:rsid w:val="00535477"/>
    <w:rsid w:val="005375CE"/>
    <w:rsid w:val="0054106F"/>
    <w:rsid w:val="005423BC"/>
    <w:rsid w:val="0054375C"/>
    <w:rsid w:val="0054523E"/>
    <w:rsid w:val="00545B22"/>
    <w:rsid w:val="00546C52"/>
    <w:rsid w:val="00550246"/>
    <w:rsid w:val="0055094F"/>
    <w:rsid w:val="005511BF"/>
    <w:rsid w:val="0055166A"/>
    <w:rsid w:val="00551844"/>
    <w:rsid w:val="00552681"/>
    <w:rsid w:val="00553FFD"/>
    <w:rsid w:val="00554769"/>
    <w:rsid w:val="00554B95"/>
    <w:rsid w:val="00555555"/>
    <w:rsid w:val="005569EB"/>
    <w:rsid w:val="00556B81"/>
    <w:rsid w:val="00557A4D"/>
    <w:rsid w:val="00560236"/>
    <w:rsid w:val="00560727"/>
    <w:rsid w:val="00561106"/>
    <w:rsid w:val="00561DEB"/>
    <w:rsid w:val="00561F79"/>
    <w:rsid w:val="00563011"/>
    <w:rsid w:val="005637CB"/>
    <w:rsid w:val="00564EFF"/>
    <w:rsid w:val="005655CD"/>
    <w:rsid w:val="0056732B"/>
    <w:rsid w:val="005679D4"/>
    <w:rsid w:val="0057018C"/>
    <w:rsid w:val="005709AF"/>
    <w:rsid w:val="00570EA4"/>
    <w:rsid w:val="005729CD"/>
    <w:rsid w:val="00572BA4"/>
    <w:rsid w:val="005731D7"/>
    <w:rsid w:val="005735FF"/>
    <w:rsid w:val="00574723"/>
    <w:rsid w:val="00574DED"/>
    <w:rsid w:val="00575356"/>
    <w:rsid w:val="0057636B"/>
    <w:rsid w:val="005768A3"/>
    <w:rsid w:val="00581D66"/>
    <w:rsid w:val="00581DE4"/>
    <w:rsid w:val="0058296C"/>
    <w:rsid w:val="005863CB"/>
    <w:rsid w:val="00587EEC"/>
    <w:rsid w:val="005934FD"/>
    <w:rsid w:val="00595860"/>
    <w:rsid w:val="00597627"/>
    <w:rsid w:val="005976F4"/>
    <w:rsid w:val="005A02B6"/>
    <w:rsid w:val="005A22BD"/>
    <w:rsid w:val="005A2554"/>
    <w:rsid w:val="005A30B6"/>
    <w:rsid w:val="005A3FED"/>
    <w:rsid w:val="005A4245"/>
    <w:rsid w:val="005A4FC3"/>
    <w:rsid w:val="005A526D"/>
    <w:rsid w:val="005A68E6"/>
    <w:rsid w:val="005B0932"/>
    <w:rsid w:val="005B17DB"/>
    <w:rsid w:val="005B1A67"/>
    <w:rsid w:val="005B1B5B"/>
    <w:rsid w:val="005B28A3"/>
    <w:rsid w:val="005B2A12"/>
    <w:rsid w:val="005B3025"/>
    <w:rsid w:val="005B4371"/>
    <w:rsid w:val="005B451E"/>
    <w:rsid w:val="005B4878"/>
    <w:rsid w:val="005B5394"/>
    <w:rsid w:val="005B53B9"/>
    <w:rsid w:val="005B69A9"/>
    <w:rsid w:val="005B6A46"/>
    <w:rsid w:val="005B6B3F"/>
    <w:rsid w:val="005C017F"/>
    <w:rsid w:val="005C13ED"/>
    <w:rsid w:val="005C225B"/>
    <w:rsid w:val="005C2D4C"/>
    <w:rsid w:val="005C3A47"/>
    <w:rsid w:val="005C3CA4"/>
    <w:rsid w:val="005C3D38"/>
    <w:rsid w:val="005C513F"/>
    <w:rsid w:val="005C519D"/>
    <w:rsid w:val="005C54F1"/>
    <w:rsid w:val="005C7FFB"/>
    <w:rsid w:val="005D1949"/>
    <w:rsid w:val="005D2BBD"/>
    <w:rsid w:val="005D40DE"/>
    <w:rsid w:val="005D4EB2"/>
    <w:rsid w:val="005D517E"/>
    <w:rsid w:val="005D58F8"/>
    <w:rsid w:val="005E14BD"/>
    <w:rsid w:val="005E33DE"/>
    <w:rsid w:val="005E4AF1"/>
    <w:rsid w:val="005E4B96"/>
    <w:rsid w:val="005E4DCB"/>
    <w:rsid w:val="005E6262"/>
    <w:rsid w:val="005E794E"/>
    <w:rsid w:val="005F01D5"/>
    <w:rsid w:val="005F0F12"/>
    <w:rsid w:val="005F21BF"/>
    <w:rsid w:val="005F36EB"/>
    <w:rsid w:val="005F394F"/>
    <w:rsid w:val="005F45DB"/>
    <w:rsid w:val="005F7F71"/>
    <w:rsid w:val="00600558"/>
    <w:rsid w:val="00603D2C"/>
    <w:rsid w:val="00605A40"/>
    <w:rsid w:val="00606CAE"/>
    <w:rsid w:val="00607515"/>
    <w:rsid w:val="00607547"/>
    <w:rsid w:val="00607EEE"/>
    <w:rsid w:val="0061504B"/>
    <w:rsid w:val="00615212"/>
    <w:rsid w:val="00615FB7"/>
    <w:rsid w:val="00620476"/>
    <w:rsid w:val="00624B86"/>
    <w:rsid w:val="0062505D"/>
    <w:rsid w:val="00625E91"/>
    <w:rsid w:val="00627578"/>
    <w:rsid w:val="00627817"/>
    <w:rsid w:val="006307B2"/>
    <w:rsid w:val="006309D9"/>
    <w:rsid w:val="00630AE7"/>
    <w:rsid w:val="00630BDC"/>
    <w:rsid w:val="00631A23"/>
    <w:rsid w:val="0063285A"/>
    <w:rsid w:val="00632D22"/>
    <w:rsid w:val="0063389F"/>
    <w:rsid w:val="00635A28"/>
    <w:rsid w:val="006367CB"/>
    <w:rsid w:val="00637D86"/>
    <w:rsid w:val="006403C2"/>
    <w:rsid w:val="00642669"/>
    <w:rsid w:val="0064367B"/>
    <w:rsid w:val="0064450A"/>
    <w:rsid w:val="006460B5"/>
    <w:rsid w:val="00646771"/>
    <w:rsid w:val="00646CB0"/>
    <w:rsid w:val="00647CE7"/>
    <w:rsid w:val="006509A9"/>
    <w:rsid w:val="006515EA"/>
    <w:rsid w:val="00652DCE"/>
    <w:rsid w:val="00655B80"/>
    <w:rsid w:val="006564E7"/>
    <w:rsid w:val="00656705"/>
    <w:rsid w:val="00656B35"/>
    <w:rsid w:val="00656C82"/>
    <w:rsid w:val="00657A2C"/>
    <w:rsid w:val="006607E7"/>
    <w:rsid w:val="00662019"/>
    <w:rsid w:val="006627EF"/>
    <w:rsid w:val="00663F92"/>
    <w:rsid w:val="00664035"/>
    <w:rsid w:val="00665948"/>
    <w:rsid w:val="00665CD5"/>
    <w:rsid w:val="006663EF"/>
    <w:rsid w:val="00666C3C"/>
    <w:rsid w:val="0066786F"/>
    <w:rsid w:val="00667ED4"/>
    <w:rsid w:val="00672BD8"/>
    <w:rsid w:val="006750BC"/>
    <w:rsid w:val="00675420"/>
    <w:rsid w:val="0067612F"/>
    <w:rsid w:val="0067661A"/>
    <w:rsid w:val="00677B69"/>
    <w:rsid w:val="00681066"/>
    <w:rsid w:val="00681DC3"/>
    <w:rsid w:val="00681DE4"/>
    <w:rsid w:val="006823E4"/>
    <w:rsid w:val="00682FD0"/>
    <w:rsid w:val="00683CC2"/>
    <w:rsid w:val="00683EE9"/>
    <w:rsid w:val="006842D8"/>
    <w:rsid w:val="00686D39"/>
    <w:rsid w:val="00690636"/>
    <w:rsid w:val="006913DF"/>
    <w:rsid w:val="006916B1"/>
    <w:rsid w:val="0069200B"/>
    <w:rsid w:val="0069235D"/>
    <w:rsid w:val="00692CD4"/>
    <w:rsid w:val="00693FD8"/>
    <w:rsid w:val="00695D02"/>
    <w:rsid w:val="00696144"/>
    <w:rsid w:val="00696E21"/>
    <w:rsid w:val="00696E84"/>
    <w:rsid w:val="00697EF1"/>
    <w:rsid w:val="006A2518"/>
    <w:rsid w:val="006A4220"/>
    <w:rsid w:val="006A7043"/>
    <w:rsid w:val="006A73AA"/>
    <w:rsid w:val="006A78A4"/>
    <w:rsid w:val="006B17CF"/>
    <w:rsid w:val="006B3271"/>
    <w:rsid w:val="006B532C"/>
    <w:rsid w:val="006B5B96"/>
    <w:rsid w:val="006C0F67"/>
    <w:rsid w:val="006C1A5B"/>
    <w:rsid w:val="006C38C7"/>
    <w:rsid w:val="006C4342"/>
    <w:rsid w:val="006C4E54"/>
    <w:rsid w:val="006C52EE"/>
    <w:rsid w:val="006C6B1F"/>
    <w:rsid w:val="006C765A"/>
    <w:rsid w:val="006D1CB5"/>
    <w:rsid w:val="006D231B"/>
    <w:rsid w:val="006D2A26"/>
    <w:rsid w:val="006D3044"/>
    <w:rsid w:val="006D36B4"/>
    <w:rsid w:val="006D36FC"/>
    <w:rsid w:val="006D521B"/>
    <w:rsid w:val="006D5A14"/>
    <w:rsid w:val="006E0C67"/>
    <w:rsid w:val="006E1AFB"/>
    <w:rsid w:val="006E2458"/>
    <w:rsid w:val="006E2B96"/>
    <w:rsid w:val="006E363F"/>
    <w:rsid w:val="006E4E67"/>
    <w:rsid w:val="006E5915"/>
    <w:rsid w:val="006E640F"/>
    <w:rsid w:val="006E7FEA"/>
    <w:rsid w:val="006F2861"/>
    <w:rsid w:val="006F2E1B"/>
    <w:rsid w:val="006F63F1"/>
    <w:rsid w:val="007005BE"/>
    <w:rsid w:val="00701A15"/>
    <w:rsid w:val="00701FE6"/>
    <w:rsid w:val="0070244D"/>
    <w:rsid w:val="0070335E"/>
    <w:rsid w:val="00703BB6"/>
    <w:rsid w:val="007041FD"/>
    <w:rsid w:val="0070574A"/>
    <w:rsid w:val="00706477"/>
    <w:rsid w:val="0070681A"/>
    <w:rsid w:val="007077CE"/>
    <w:rsid w:val="00711F74"/>
    <w:rsid w:val="00714387"/>
    <w:rsid w:val="007155CD"/>
    <w:rsid w:val="00715C85"/>
    <w:rsid w:val="00715DB7"/>
    <w:rsid w:val="00716AD8"/>
    <w:rsid w:val="00717DE2"/>
    <w:rsid w:val="00721A47"/>
    <w:rsid w:val="00723816"/>
    <w:rsid w:val="007258DC"/>
    <w:rsid w:val="00725C4E"/>
    <w:rsid w:val="00730624"/>
    <w:rsid w:val="00730B21"/>
    <w:rsid w:val="00730FFD"/>
    <w:rsid w:val="0073149D"/>
    <w:rsid w:val="007323ED"/>
    <w:rsid w:val="00734AE5"/>
    <w:rsid w:val="0073706A"/>
    <w:rsid w:val="007371E3"/>
    <w:rsid w:val="007406C0"/>
    <w:rsid w:val="007427A4"/>
    <w:rsid w:val="00743331"/>
    <w:rsid w:val="00744387"/>
    <w:rsid w:val="007444CE"/>
    <w:rsid w:val="00744A8A"/>
    <w:rsid w:val="007461A1"/>
    <w:rsid w:val="00750163"/>
    <w:rsid w:val="0075137B"/>
    <w:rsid w:val="0075414F"/>
    <w:rsid w:val="007542AF"/>
    <w:rsid w:val="00754E68"/>
    <w:rsid w:val="007553D0"/>
    <w:rsid w:val="00756661"/>
    <w:rsid w:val="00760893"/>
    <w:rsid w:val="007635D8"/>
    <w:rsid w:val="007636FB"/>
    <w:rsid w:val="00764181"/>
    <w:rsid w:val="007644B5"/>
    <w:rsid w:val="007648CD"/>
    <w:rsid w:val="00765193"/>
    <w:rsid w:val="00766543"/>
    <w:rsid w:val="00766F72"/>
    <w:rsid w:val="007673B8"/>
    <w:rsid w:val="00771D34"/>
    <w:rsid w:val="00771F84"/>
    <w:rsid w:val="00773C42"/>
    <w:rsid w:val="00774B2A"/>
    <w:rsid w:val="007757A4"/>
    <w:rsid w:val="00775CFF"/>
    <w:rsid w:val="00777756"/>
    <w:rsid w:val="007777F2"/>
    <w:rsid w:val="00780E73"/>
    <w:rsid w:val="007814BE"/>
    <w:rsid w:val="00781E2A"/>
    <w:rsid w:val="007844DC"/>
    <w:rsid w:val="007846B4"/>
    <w:rsid w:val="00784FB5"/>
    <w:rsid w:val="0078616B"/>
    <w:rsid w:val="007873E7"/>
    <w:rsid w:val="00790E5F"/>
    <w:rsid w:val="0079117D"/>
    <w:rsid w:val="00791322"/>
    <w:rsid w:val="00792603"/>
    <w:rsid w:val="007978E3"/>
    <w:rsid w:val="007A1956"/>
    <w:rsid w:val="007A1DCA"/>
    <w:rsid w:val="007A2C90"/>
    <w:rsid w:val="007A3015"/>
    <w:rsid w:val="007A3CBA"/>
    <w:rsid w:val="007A4C4F"/>
    <w:rsid w:val="007A5B3A"/>
    <w:rsid w:val="007A6BB7"/>
    <w:rsid w:val="007A6F19"/>
    <w:rsid w:val="007A745B"/>
    <w:rsid w:val="007B172E"/>
    <w:rsid w:val="007B57A0"/>
    <w:rsid w:val="007B57AA"/>
    <w:rsid w:val="007B62D0"/>
    <w:rsid w:val="007B7DAE"/>
    <w:rsid w:val="007C11E1"/>
    <w:rsid w:val="007C5540"/>
    <w:rsid w:val="007C687B"/>
    <w:rsid w:val="007CE51A"/>
    <w:rsid w:val="007D1C9E"/>
    <w:rsid w:val="007D3B9D"/>
    <w:rsid w:val="007D4D75"/>
    <w:rsid w:val="007D4F81"/>
    <w:rsid w:val="007E20C2"/>
    <w:rsid w:val="007E2A2B"/>
    <w:rsid w:val="007E3D05"/>
    <w:rsid w:val="007F1933"/>
    <w:rsid w:val="007F1B7D"/>
    <w:rsid w:val="007F2B40"/>
    <w:rsid w:val="007F321C"/>
    <w:rsid w:val="007F355C"/>
    <w:rsid w:val="007F427F"/>
    <w:rsid w:val="007F5845"/>
    <w:rsid w:val="007F70F7"/>
    <w:rsid w:val="00803A9F"/>
    <w:rsid w:val="00803CBF"/>
    <w:rsid w:val="00805AD5"/>
    <w:rsid w:val="0080693B"/>
    <w:rsid w:val="00810263"/>
    <w:rsid w:val="00812856"/>
    <w:rsid w:val="00814F5F"/>
    <w:rsid w:val="00815EE9"/>
    <w:rsid w:val="008170D8"/>
    <w:rsid w:val="008175D5"/>
    <w:rsid w:val="00820D9B"/>
    <w:rsid w:val="0082236D"/>
    <w:rsid w:val="008228F8"/>
    <w:rsid w:val="0082294A"/>
    <w:rsid w:val="008243A9"/>
    <w:rsid w:val="008248C0"/>
    <w:rsid w:val="00825CF6"/>
    <w:rsid w:val="008265FD"/>
    <w:rsid w:val="00827159"/>
    <w:rsid w:val="008317C4"/>
    <w:rsid w:val="00832310"/>
    <w:rsid w:val="00835D5A"/>
    <w:rsid w:val="00837D7F"/>
    <w:rsid w:val="008402D2"/>
    <w:rsid w:val="008411F6"/>
    <w:rsid w:val="00841794"/>
    <w:rsid w:val="00842881"/>
    <w:rsid w:val="00845013"/>
    <w:rsid w:val="00847A1D"/>
    <w:rsid w:val="00850503"/>
    <w:rsid w:val="00853E1F"/>
    <w:rsid w:val="008548B4"/>
    <w:rsid w:val="00854F85"/>
    <w:rsid w:val="00855AE7"/>
    <w:rsid w:val="00856548"/>
    <w:rsid w:val="00856D92"/>
    <w:rsid w:val="00856E9D"/>
    <w:rsid w:val="0086001A"/>
    <w:rsid w:val="0086315F"/>
    <w:rsid w:val="00863CA0"/>
    <w:rsid w:val="00864BDD"/>
    <w:rsid w:val="008657D0"/>
    <w:rsid w:val="00865A54"/>
    <w:rsid w:val="00865EDE"/>
    <w:rsid w:val="00865F5D"/>
    <w:rsid w:val="008677B2"/>
    <w:rsid w:val="00867A65"/>
    <w:rsid w:val="00867EB0"/>
    <w:rsid w:val="008702C0"/>
    <w:rsid w:val="00870A6D"/>
    <w:rsid w:val="0087123E"/>
    <w:rsid w:val="008730D3"/>
    <w:rsid w:val="00876309"/>
    <w:rsid w:val="00876F94"/>
    <w:rsid w:val="008775B1"/>
    <w:rsid w:val="00877F2F"/>
    <w:rsid w:val="00880D1C"/>
    <w:rsid w:val="0088320F"/>
    <w:rsid w:val="00883B8B"/>
    <w:rsid w:val="00885470"/>
    <w:rsid w:val="0088622A"/>
    <w:rsid w:val="00886AD3"/>
    <w:rsid w:val="00887444"/>
    <w:rsid w:val="00887AE1"/>
    <w:rsid w:val="00887CD6"/>
    <w:rsid w:val="00890F4B"/>
    <w:rsid w:val="008915C3"/>
    <w:rsid w:val="008932F0"/>
    <w:rsid w:val="008934AF"/>
    <w:rsid w:val="00896306"/>
    <w:rsid w:val="00896C8A"/>
    <w:rsid w:val="00896EAC"/>
    <w:rsid w:val="008A0734"/>
    <w:rsid w:val="008A0F17"/>
    <w:rsid w:val="008A13B0"/>
    <w:rsid w:val="008A182A"/>
    <w:rsid w:val="008A1F76"/>
    <w:rsid w:val="008A2306"/>
    <w:rsid w:val="008A2C83"/>
    <w:rsid w:val="008A7804"/>
    <w:rsid w:val="008A79B0"/>
    <w:rsid w:val="008A7A28"/>
    <w:rsid w:val="008B18EC"/>
    <w:rsid w:val="008B24E8"/>
    <w:rsid w:val="008B58A5"/>
    <w:rsid w:val="008B690D"/>
    <w:rsid w:val="008B73BB"/>
    <w:rsid w:val="008C17A4"/>
    <w:rsid w:val="008C17C1"/>
    <w:rsid w:val="008C2D4E"/>
    <w:rsid w:val="008C63EA"/>
    <w:rsid w:val="008C6EBD"/>
    <w:rsid w:val="008D0CBC"/>
    <w:rsid w:val="008D0FA6"/>
    <w:rsid w:val="008D277B"/>
    <w:rsid w:val="008D412E"/>
    <w:rsid w:val="008D584E"/>
    <w:rsid w:val="008D5BD4"/>
    <w:rsid w:val="008D716E"/>
    <w:rsid w:val="008E1308"/>
    <w:rsid w:val="008E2CD7"/>
    <w:rsid w:val="008E40CC"/>
    <w:rsid w:val="008E42E0"/>
    <w:rsid w:val="008E493C"/>
    <w:rsid w:val="008E4BF3"/>
    <w:rsid w:val="008E4E1C"/>
    <w:rsid w:val="008F02E0"/>
    <w:rsid w:val="008F0762"/>
    <w:rsid w:val="008F0F8C"/>
    <w:rsid w:val="008F23E3"/>
    <w:rsid w:val="008F4A09"/>
    <w:rsid w:val="008F5755"/>
    <w:rsid w:val="008F5F17"/>
    <w:rsid w:val="008F6264"/>
    <w:rsid w:val="008F7826"/>
    <w:rsid w:val="0090553F"/>
    <w:rsid w:val="00905EB8"/>
    <w:rsid w:val="00906561"/>
    <w:rsid w:val="00906EA5"/>
    <w:rsid w:val="009072D7"/>
    <w:rsid w:val="009076CE"/>
    <w:rsid w:val="00910041"/>
    <w:rsid w:val="009101C7"/>
    <w:rsid w:val="00910CA7"/>
    <w:rsid w:val="00915193"/>
    <w:rsid w:val="00916A2D"/>
    <w:rsid w:val="00916E14"/>
    <w:rsid w:val="00916E71"/>
    <w:rsid w:val="00917838"/>
    <w:rsid w:val="00917867"/>
    <w:rsid w:val="00917A1C"/>
    <w:rsid w:val="00917F40"/>
    <w:rsid w:val="0092052A"/>
    <w:rsid w:val="0092124C"/>
    <w:rsid w:val="00923830"/>
    <w:rsid w:val="00923EA5"/>
    <w:rsid w:val="00924549"/>
    <w:rsid w:val="00924F59"/>
    <w:rsid w:val="00925288"/>
    <w:rsid w:val="00926EFD"/>
    <w:rsid w:val="00927030"/>
    <w:rsid w:val="009274E6"/>
    <w:rsid w:val="00931029"/>
    <w:rsid w:val="0093144A"/>
    <w:rsid w:val="009333AA"/>
    <w:rsid w:val="009333FE"/>
    <w:rsid w:val="00933928"/>
    <w:rsid w:val="00935BA3"/>
    <w:rsid w:val="00937C92"/>
    <w:rsid w:val="0094237A"/>
    <w:rsid w:val="0094240F"/>
    <w:rsid w:val="00943774"/>
    <w:rsid w:val="00943A4F"/>
    <w:rsid w:val="0094582D"/>
    <w:rsid w:val="00950F29"/>
    <w:rsid w:val="00952323"/>
    <w:rsid w:val="009525F0"/>
    <w:rsid w:val="00953977"/>
    <w:rsid w:val="00953E41"/>
    <w:rsid w:val="009541C3"/>
    <w:rsid w:val="00954510"/>
    <w:rsid w:val="009546AE"/>
    <w:rsid w:val="009547FB"/>
    <w:rsid w:val="0096023A"/>
    <w:rsid w:val="009608C1"/>
    <w:rsid w:val="00960D42"/>
    <w:rsid w:val="009626DF"/>
    <w:rsid w:val="0096294C"/>
    <w:rsid w:val="00963079"/>
    <w:rsid w:val="00964973"/>
    <w:rsid w:val="00964D68"/>
    <w:rsid w:val="0096660C"/>
    <w:rsid w:val="00966CD3"/>
    <w:rsid w:val="00967306"/>
    <w:rsid w:val="00967D78"/>
    <w:rsid w:val="00971CED"/>
    <w:rsid w:val="009729C2"/>
    <w:rsid w:val="00974B23"/>
    <w:rsid w:val="00975674"/>
    <w:rsid w:val="00977944"/>
    <w:rsid w:val="009779CF"/>
    <w:rsid w:val="0098038B"/>
    <w:rsid w:val="00980788"/>
    <w:rsid w:val="00980E72"/>
    <w:rsid w:val="00982F75"/>
    <w:rsid w:val="00984155"/>
    <w:rsid w:val="00985718"/>
    <w:rsid w:val="00985960"/>
    <w:rsid w:val="00987618"/>
    <w:rsid w:val="009900A5"/>
    <w:rsid w:val="0099064B"/>
    <w:rsid w:val="0099290F"/>
    <w:rsid w:val="00992BD5"/>
    <w:rsid w:val="0099340B"/>
    <w:rsid w:val="00994793"/>
    <w:rsid w:val="0099578B"/>
    <w:rsid w:val="009A10B8"/>
    <w:rsid w:val="009A1C55"/>
    <w:rsid w:val="009A23E1"/>
    <w:rsid w:val="009A4D13"/>
    <w:rsid w:val="009A5B76"/>
    <w:rsid w:val="009A67B8"/>
    <w:rsid w:val="009A6F94"/>
    <w:rsid w:val="009A7898"/>
    <w:rsid w:val="009A7F08"/>
    <w:rsid w:val="009B11D7"/>
    <w:rsid w:val="009B1BAE"/>
    <w:rsid w:val="009B205F"/>
    <w:rsid w:val="009B22A1"/>
    <w:rsid w:val="009B27AD"/>
    <w:rsid w:val="009B32E2"/>
    <w:rsid w:val="009B33A5"/>
    <w:rsid w:val="009B4DB0"/>
    <w:rsid w:val="009B6E03"/>
    <w:rsid w:val="009C011A"/>
    <w:rsid w:val="009C1A66"/>
    <w:rsid w:val="009C4CA6"/>
    <w:rsid w:val="009C5FEB"/>
    <w:rsid w:val="009C6F35"/>
    <w:rsid w:val="009C77B9"/>
    <w:rsid w:val="009C7B60"/>
    <w:rsid w:val="009C7C65"/>
    <w:rsid w:val="009D0704"/>
    <w:rsid w:val="009D134E"/>
    <w:rsid w:val="009D347F"/>
    <w:rsid w:val="009D4B6B"/>
    <w:rsid w:val="009D5568"/>
    <w:rsid w:val="009D6FC0"/>
    <w:rsid w:val="009D7ED5"/>
    <w:rsid w:val="009E2AD3"/>
    <w:rsid w:val="009E2EBD"/>
    <w:rsid w:val="009E34B8"/>
    <w:rsid w:val="009E45A9"/>
    <w:rsid w:val="009E5903"/>
    <w:rsid w:val="009E6E6C"/>
    <w:rsid w:val="009F0CF1"/>
    <w:rsid w:val="009F2DA9"/>
    <w:rsid w:val="009F56C3"/>
    <w:rsid w:val="009F64D2"/>
    <w:rsid w:val="009F6869"/>
    <w:rsid w:val="009F72A5"/>
    <w:rsid w:val="009F76AD"/>
    <w:rsid w:val="00A00748"/>
    <w:rsid w:val="00A00782"/>
    <w:rsid w:val="00A02523"/>
    <w:rsid w:val="00A0471F"/>
    <w:rsid w:val="00A05B00"/>
    <w:rsid w:val="00A060CC"/>
    <w:rsid w:val="00A067B9"/>
    <w:rsid w:val="00A1130E"/>
    <w:rsid w:val="00A115DD"/>
    <w:rsid w:val="00A11AEE"/>
    <w:rsid w:val="00A1247F"/>
    <w:rsid w:val="00A13022"/>
    <w:rsid w:val="00A132B3"/>
    <w:rsid w:val="00A1358D"/>
    <w:rsid w:val="00A13DAF"/>
    <w:rsid w:val="00A1448C"/>
    <w:rsid w:val="00A154A1"/>
    <w:rsid w:val="00A16040"/>
    <w:rsid w:val="00A2069A"/>
    <w:rsid w:val="00A21A5F"/>
    <w:rsid w:val="00A21CF2"/>
    <w:rsid w:val="00A223DE"/>
    <w:rsid w:val="00A22A43"/>
    <w:rsid w:val="00A22E55"/>
    <w:rsid w:val="00A23514"/>
    <w:rsid w:val="00A258B9"/>
    <w:rsid w:val="00A26753"/>
    <w:rsid w:val="00A3024E"/>
    <w:rsid w:val="00A31625"/>
    <w:rsid w:val="00A348D4"/>
    <w:rsid w:val="00A34B59"/>
    <w:rsid w:val="00A35BD5"/>
    <w:rsid w:val="00A36FF2"/>
    <w:rsid w:val="00A40FCC"/>
    <w:rsid w:val="00A420B7"/>
    <w:rsid w:val="00A425DF"/>
    <w:rsid w:val="00A42711"/>
    <w:rsid w:val="00A433C7"/>
    <w:rsid w:val="00A44715"/>
    <w:rsid w:val="00A44A18"/>
    <w:rsid w:val="00A459D8"/>
    <w:rsid w:val="00A45BD0"/>
    <w:rsid w:val="00A464BD"/>
    <w:rsid w:val="00A466C5"/>
    <w:rsid w:val="00A47846"/>
    <w:rsid w:val="00A513DC"/>
    <w:rsid w:val="00A515A1"/>
    <w:rsid w:val="00A517CE"/>
    <w:rsid w:val="00A522DC"/>
    <w:rsid w:val="00A5326C"/>
    <w:rsid w:val="00A54679"/>
    <w:rsid w:val="00A54BFF"/>
    <w:rsid w:val="00A56529"/>
    <w:rsid w:val="00A60B02"/>
    <w:rsid w:val="00A63595"/>
    <w:rsid w:val="00A636C1"/>
    <w:rsid w:val="00A65FEA"/>
    <w:rsid w:val="00A67AF0"/>
    <w:rsid w:val="00A70AFF"/>
    <w:rsid w:val="00A70C32"/>
    <w:rsid w:val="00A715CB"/>
    <w:rsid w:val="00A71B6D"/>
    <w:rsid w:val="00A7251F"/>
    <w:rsid w:val="00A74D6A"/>
    <w:rsid w:val="00A75112"/>
    <w:rsid w:val="00A77572"/>
    <w:rsid w:val="00A8148F"/>
    <w:rsid w:val="00A815CD"/>
    <w:rsid w:val="00A82956"/>
    <w:rsid w:val="00A83743"/>
    <w:rsid w:val="00A83EB1"/>
    <w:rsid w:val="00A84245"/>
    <w:rsid w:val="00A84A46"/>
    <w:rsid w:val="00A84C16"/>
    <w:rsid w:val="00A850E5"/>
    <w:rsid w:val="00A85747"/>
    <w:rsid w:val="00A85849"/>
    <w:rsid w:val="00A8721A"/>
    <w:rsid w:val="00A90635"/>
    <w:rsid w:val="00A91FDA"/>
    <w:rsid w:val="00A92035"/>
    <w:rsid w:val="00A92719"/>
    <w:rsid w:val="00A947C8"/>
    <w:rsid w:val="00A949FB"/>
    <w:rsid w:val="00A94AB1"/>
    <w:rsid w:val="00A96EA2"/>
    <w:rsid w:val="00A976CB"/>
    <w:rsid w:val="00AA0BD9"/>
    <w:rsid w:val="00AA0CCF"/>
    <w:rsid w:val="00AA4497"/>
    <w:rsid w:val="00AA5B69"/>
    <w:rsid w:val="00AA5F86"/>
    <w:rsid w:val="00AA7AD9"/>
    <w:rsid w:val="00AA7E44"/>
    <w:rsid w:val="00AA7EBD"/>
    <w:rsid w:val="00AB05E2"/>
    <w:rsid w:val="00AB090D"/>
    <w:rsid w:val="00AB1FE1"/>
    <w:rsid w:val="00AB3ED5"/>
    <w:rsid w:val="00AB59DE"/>
    <w:rsid w:val="00AC2EE0"/>
    <w:rsid w:val="00AC2FEB"/>
    <w:rsid w:val="00AC4374"/>
    <w:rsid w:val="00AC5644"/>
    <w:rsid w:val="00AC5831"/>
    <w:rsid w:val="00AC5D71"/>
    <w:rsid w:val="00AC5F8D"/>
    <w:rsid w:val="00AC78AC"/>
    <w:rsid w:val="00AC7C47"/>
    <w:rsid w:val="00AC7E96"/>
    <w:rsid w:val="00AD0D45"/>
    <w:rsid w:val="00AD249E"/>
    <w:rsid w:val="00AD3A1F"/>
    <w:rsid w:val="00AD3A2E"/>
    <w:rsid w:val="00AD4434"/>
    <w:rsid w:val="00AD4D57"/>
    <w:rsid w:val="00AD729F"/>
    <w:rsid w:val="00AD7426"/>
    <w:rsid w:val="00AD79C0"/>
    <w:rsid w:val="00ADB6A4"/>
    <w:rsid w:val="00AE54B8"/>
    <w:rsid w:val="00AE5C89"/>
    <w:rsid w:val="00AE5D3D"/>
    <w:rsid w:val="00AE6B9A"/>
    <w:rsid w:val="00AF1146"/>
    <w:rsid w:val="00AF1D23"/>
    <w:rsid w:val="00AF2241"/>
    <w:rsid w:val="00AF3213"/>
    <w:rsid w:val="00AF4483"/>
    <w:rsid w:val="00AF5A60"/>
    <w:rsid w:val="00AF5F93"/>
    <w:rsid w:val="00B00248"/>
    <w:rsid w:val="00B00977"/>
    <w:rsid w:val="00B0131C"/>
    <w:rsid w:val="00B022D8"/>
    <w:rsid w:val="00B02614"/>
    <w:rsid w:val="00B02EE6"/>
    <w:rsid w:val="00B06038"/>
    <w:rsid w:val="00B06094"/>
    <w:rsid w:val="00B0681C"/>
    <w:rsid w:val="00B07617"/>
    <w:rsid w:val="00B07742"/>
    <w:rsid w:val="00B07E77"/>
    <w:rsid w:val="00B0FC67"/>
    <w:rsid w:val="00B105A2"/>
    <w:rsid w:val="00B14301"/>
    <w:rsid w:val="00B1519C"/>
    <w:rsid w:val="00B16ACA"/>
    <w:rsid w:val="00B22011"/>
    <w:rsid w:val="00B22BBD"/>
    <w:rsid w:val="00B255DC"/>
    <w:rsid w:val="00B257AC"/>
    <w:rsid w:val="00B25CD0"/>
    <w:rsid w:val="00B269B1"/>
    <w:rsid w:val="00B27177"/>
    <w:rsid w:val="00B27259"/>
    <w:rsid w:val="00B27711"/>
    <w:rsid w:val="00B27A47"/>
    <w:rsid w:val="00B27FB5"/>
    <w:rsid w:val="00B27FF6"/>
    <w:rsid w:val="00B31027"/>
    <w:rsid w:val="00B31F79"/>
    <w:rsid w:val="00B32FCE"/>
    <w:rsid w:val="00B35B97"/>
    <w:rsid w:val="00B35ED3"/>
    <w:rsid w:val="00B36866"/>
    <w:rsid w:val="00B37C63"/>
    <w:rsid w:val="00B39BAD"/>
    <w:rsid w:val="00B407CB"/>
    <w:rsid w:val="00B427CF"/>
    <w:rsid w:val="00B42B9F"/>
    <w:rsid w:val="00B43E22"/>
    <w:rsid w:val="00B455DC"/>
    <w:rsid w:val="00B4718D"/>
    <w:rsid w:val="00B47672"/>
    <w:rsid w:val="00B47913"/>
    <w:rsid w:val="00B50194"/>
    <w:rsid w:val="00B507D3"/>
    <w:rsid w:val="00B50B53"/>
    <w:rsid w:val="00B5240B"/>
    <w:rsid w:val="00B52ABD"/>
    <w:rsid w:val="00B52F4B"/>
    <w:rsid w:val="00B53E08"/>
    <w:rsid w:val="00B549AB"/>
    <w:rsid w:val="00B55B15"/>
    <w:rsid w:val="00B57522"/>
    <w:rsid w:val="00B62092"/>
    <w:rsid w:val="00B62FD7"/>
    <w:rsid w:val="00B6425F"/>
    <w:rsid w:val="00B66524"/>
    <w:rsid w:val="00B669AB"/>
    <w:rsid w:val="00B67906"/>
    <w:rsid w:val="00B716E2"/>
    <w:rsid w:val="00B74B3A"/>
    <w:rsid w:val="00B80459"/>
    <w:rsid w:val="00B80A0C"/>
    <w:rsid w:val="00B811BF"/>
    <w:rsid w:val="00B81407"/>
    <w:rsid w:val="00B82DC7"/>
    <w:rsid w:val="00B82FEF"/>
    <w:rsid w:val="00B84A90"/>
    <w:rsid w:val="00B84F66"/>
    <w:rsid w:val="00B85092"/>
    <w:rsid w:val="00B8597A"/>
    <w:rsid w:val="00B86352"/>
    <w:rsid w:val="00B906A2"/>
    <w:rsid w:val="00B90A9A"/>
    <w:rsid w:val="00B90FD3"/>
    <w:rsid w:val="00B92DCF"/>
    <w:rsid w:val="00B938CB"/>
    <w:rsid w:val="00B9438C"/>
    <w:rsid w:val="00B95A97"/>
    <w:rsid w:val="00B95F38"/>
    <w:rsid w:val="00B96703"/>
    <w:rsid w:val="00B96801"/>
    <w:rsid w:val="00BA0251"/>
    <w:rsid w:val="00BA0347"/>
    <w:rsid w:val="00BA1E56"/>
    <w:rsid w:val="00BA2496"/>
    <w:rsid w:val="00BA48A9"/>
    <w:rsid w:val="00BA590B"/>
    <w:rsid w:val="00BA6901"/>
    <w:rsid w:val="00BA6FA6"/>
    <w:rsid w:val="00BA75B4"/>
    <w:rsid w:val="00BB0D42"/>
    <w:rsid w:val="00BB0E1A"/>
    <w:rsid w:val="00BB1D19"/>
    <w:rsid w:val="00BB2443"/>
    <w:rsid w:val="00BB50B6"/>
    <w:rsid w:val="00BB55DA"/>
    <w:rsid w:val="00BB7B56"/>
    <w:rsid w:val="00BB7C1F"/>
    <w:rsid w:val="00BC06D4"/>
    <w:rsid w:val="00BC170C"/>
    <w:rsid w:val="00BC36E4"/>
    <w:rsid w:val="00BC377E"/>
    <w:rsid w:val="00BC685F"/>
    <w:rsid w:val="00BC7808"/>
    <w:rsid w:val="00BC7B32"/>
    <w:rsid w:val="00BD18C5"/>
    <w:rsid w:val="00BD27E1"/>
    <w:rsid w:val="00BD28B0"/>
    <w:rsid w:val="00BD4D9F"/>
    <w:rsid w:val="00BD5D93"/>
    <w:rsid w:val="00BD7AFC"/>
    <w:rsid w:val="00BE1715"/>
    <w:rsid w:val="00BE3AEE"/>
    <w:rsid w:val="00BE421C"/>
    <w:rsid w:val="00BE42D4"/>
    <w:rsid w:val="00BE6762"/>
    <w:rsid w:val="00BE68FC"/>
    <w:rsid w:val="00BE7FF2"/>
    <w:rsid w:val="00BF0C9B"/>
    <w:rsid w:val="00BF1160"/>
    <w:rsid w:val="00BF15D9"/>
    <w:rsid w:val="00BF2858"/>
    <w:rsid w:val="00BF4066"/>
    <w:rsid w:val="00BF4361"/>
    <w:rsid w:val="00BF5DE1"/>
    <w:rsid w:val="00BF62DC"/>
    <w:rsid w:val="00BF63AB"/>
    <w:rsid w:val="00BF6D5A"/>
    <w:rsid w:val="00BF712E"/>
    <w:rsid w:val="00BF742B"/>
    <w:rsid w:val="00C000A5"/>
    <w:rsid w:val="00C00BA2"/>
    <w:rsid w:val="00C019E0"/>
    <w:rsid w:val="00C01D5D"/>
    <w:rsid w:val="00C01E8C"/>
    <w:rsid w:val="00C0259D"/>
    <w:rsid w:val="00C05C96"/>
    <w:rsid w:val="00C06188"/>
    <w:rsid w:val="00C06CA7"/>
    <w:rsid w:val="00C06D25"/>
    <w:rsid w:val="00C080A6"/>
    <w:rsid w:val="00C1059D"/>
    <w:rsid w:val="00C1068B"/>
    <w:rsid w:val="00C10A56"/>
    <w:rsid w:val="00C121CF"/>
    <w:rsid w:val="00C12482"/>
    <w:rsid w:val="00C124EB"/>
    <w:rsid w:val="00C12D4A"/>
    <w:rsid w:val="00C130D6"/>
    <w:rsid w:val="00C143C0"/>
    <w:rsid w:val="00C14ACC"/>
    <w:rsid w:val="00C15A6D"/>
    <w:rsid w:val="00C17E35"/>
    <w:rsid w:val="00C22EC9"/>
    <w:rsid w:val="00C238FC"/>
    <w:rsid w:val="00C2527C"/>
    <w:rsid w:val="00C25290"/>
    <w:rsid w:val="00C26206"/>
    <w:rsid w:val="00C2682E"/>
    <w:rsid w:val="00C31716"/>
    <w:rsid w:val="00C324D8"/>
    <w:rsid w:val="00C35497"/>
    <w:rsid w:val="00C37550"/>
    <w:rsid w:val="00C37BCD"/>
    <w:rsid w:val="00C37FD3"/>
    <w:rsid w:val="00C41BE5"/>
    <w:rsid w:val="00C4346D"/>
    <w:rsid w:val="00C474BA"/>
    <w:rsid w:val="00C476E1"/>
    <w:rsid w:val="00C51074"/>
    <w:rsid w:val="00C515F8"/>
    <w:rsid w:val="00C5471F"/>
    <w:rsid w:val="00C54F2E"/>
    <w:rsid w:val="00C57D6D"/>
    <w:rsid w:val="00C606E0"/>
    <w:rsid w:val="00C61EEA"/>
    <w:rsid w:val="00C627AA"/>
    <w:rsid w:val="00C62B38"/>
    <w:rsid w:val="00C64214"/>
    <w:rsid w:val="00C64DD6"/>
    <w:rsid w:val="00C6531D"/>
    <w:rsid w:val="00C679E3"/>
    <w:rsid w:val="00C70EB4"/>
    <w:rsid w:val="00C71063"/>
    <w:rsid w:val="00C7147E"/>
    <w:rsid w:val="00C7227E"/>
    <w:rsid w:val="00C7300B"/>
    <w:rsid w:val="00C758C8"/>
    <w:rsid w:val="00C77034"/>
    <w:rsid w:val="00C77F57"/>
    <w:rsid w:val="00C7EB40"/>
    <w:rsid w:val="00C80886"/>
    <w:rsid w:val="00C82349"/>
    <w:rsid w:val="00C836CD"/>
    <w:rsid w:val="00C83845"/>
    <w:rsid w:val="00C847E2"/>
    <w:rsid w:val="00C85021"/>
    <w:rsid w:val="00C854CE"/>
    <w:rsid w:val="00C87C18"/>
    <w:rsid w:val="00C9014D"/>
    <w:rsid w:val="00C903F0"/>
    <w:rsid w:val="00C910E7"/>
    <w:rsid w:val="00C91356"/>
    <w:rsid w:val="00C91B10"/>
    <w:rsid w:val="00C91BC0"/>
    <w:rsid w:val="00C91F27"/>
    <w:rsid w:val="00C93295"/>
    <w:rsid w:val="00C94492"/>
    <w:rsid w:val="00C950FA"/>
    <w:rsid w:val="00C95AB8"/>
    <w:rsid w:val="00C96AD4"/>
    <w:rsid w:val="00C96B42"/>
    <w:rsid w:val="00CA04F8"/>
    <w:rsid w:val="00CA1105"/>
    <w:rsid w:val="00CA2866"/>
    <w:rsid w:val="00CA5C68"/>
    <w:rsid w:val="00CA6BDF"/>
    <w:rsid w:val="00CB0A91"/>
    <w:rsid w:val="00CB1177"/>
    <w:rsid w:val="00CB1271"/>
    <w:rsid w:val="00CB1F4A"/>
    <w:rsid w:val="00CB2DC4"/>
    <w:rsid w:val="00CB3A1F"/>
    <w:rsid w:val="00CB4971"/>
    <w:rsid w:val="00CB4E46"/>
    <w:rsid w:val="00CC2296"/>
    <w:rsid w:val="00CC2675"/>
    <w:rsid w:val="00CC3980"/>
    <w:rsid w:val="00CC5F1D"/>
    <w:rsid w:val="00CC66DF"/>
    <w:rsid w:val="00CC6B71"/>
    <w:rsid w:val="00CC6FD0"/>
    <w:rsid w:val="00CC721B"/>
    <w:rsid w:val="00CC784C"/>
    <w:rsid w:val="00CD111C"/>
    <w:rsid w:val="00CD162D"/>
    <w:rsid w:val="00CD184E"/>
    <w:rsid w:val="00CD39A8"/>
    <w:rsid w:val="00CD5FCE"/>
    <w:rsid w:val="00CD648B"/>
    <w:rsid w:val="00CE0413"/>
    <w:rsid w:val="00CE0CCC"/>
    <w:rsid w:val="00CE17B9"/>
    <w:rsid w:val="00CE3C9A"/>
    <w:rsid w:val="00CE4664"/>
    <w:rsid w:val="00CE6C72"/>
    <w:rsid w:val="00CE6E05"/>
    <w:rsid w:val="00CE6F80"/>
    <w:rsid w:val="00CE7802"/>
    <w:rsid w:val="00CF076C"/>
    <w:rsid w:val="00CF217F"/>
    <w:rsid w:val="00CF2506"/>
    <w:rsid w:val="00CF3827"/>
    <w:rsid w:val="00CF4DD9"/>
    <w:rsid w:val="00CF598A"/>
    <w:rsid w:val="00CF5B1D"/>
    <w:rsid w:val="00CF60A7"/>
    <w:rsid w:val="00D010AC"/>
    <w:rsid w:val="00D0130B"/>
    <w:rsid w:val="00D014D1"/>
    <w:rsid w:val="00D019DD"/>
    <w:rsid w:val="00D03D7C"/>
    <w:rsid w:val="00D046B6"/>
    <w:rsid w:val="00D053AD"/>
    <w:rsid w:val="00D053C2"/>
    <w:rsid w:val="00D05AA7"/>
    <w:rsid w:val="00D05D95"/>
    <w:rsid w:val="00D06418"/>
    <w:rsid w:val="00D07107"/>
    <w:rsid w:val="00D1006A"/>
    <w:rsid w:val="00D109BA"/>
    <w:rsid w:val="00D10B79"/>
    <w:rsid w:val="00D10C55"/>
    <w:rsid w:val="00D12BD3"/>
    <w:rsid w:val="00D13521"/>
    <w:rsid w:val="00D13E58"/>
    <w:rsid w:val="00D14693"/>
    <w:rsid w:val="00D15218"/>
    <w:rsid w:val="00D15809"/>
    <w:rsid w:val="00D16068"/>
    <w:rsid w:val="00D1713C"/>
    <w:rsid w:val="00D25139"/>
    <w:rsid w:val="00D25801"/>
    <w:rsid w:val="00D261CE"/>
    <w:rsid w:val="00D315BF"/>
    <w:rsid w:val="00D32E71"/>
    <w:rsid w:val="00D3367F"/>
    <w:rsid w:val="00D33B9B"/>
    <w:rsid w:val="00D3537D"/>
    <w:rsid w:val="00D361AE"/>
    <w:rsid w:val="00D36C8C"/>
    <w:rsid w:val="00D37EF2"/>
    <w:rsid w:val="00D4045A"/>
    <w:rsid w:val="00D40A34"/>
    <w:rsid w:val="00D41CDD"/>
    <w:rsid w:val="00D45782"/>
    <w:rsid w:val="00D4630D"/>
    <w:rsid w:val="00D50003"/>
    <w:rsid w:val="00D50260"/>
    <w:rsid w:val="00D530A8"/>
    <w:rsid w:val="00D53A6B"/>
    <w:rsid w:val="00D53F65"/>
    <w:rsid w:val="00D6399B"/>
    <w:rsid w:val="00D6424E"/>
    <w:rsid w:val="00D643DC"/>
    <w:rsid w:val="00D649ED"/>
    <w:rsid w:val="00D67199"/>
    <w:rsid w:val="00D676CF"/>
    <w:rsid w:val="00D67E19"/>
    <w:rsid w:val="00D67EEA"/>
    <w:rsid w:val="00D70106"/>
    <w:rsid w:val="00D714E1"/>
    <w:rsid w:val="00D71DEC"/>
    <w:rsid w:val="00D80376"/>
    <w:rsid w:val="00D808AA"/>
    <w:rsid w:val="00D81BDA"/>
    <w:rsid w:val="00D820E5"/>
    <w:rsid w:val="00D828EC"/>
    <w:rsid w:val="00D828FE"/>
    <w:rsid w:val="00D83FBB"/>
    <w:rsid w:val="00D86388"/>
    <w:rsid w:val="00D87869"/>
    <w:rsid w:val="00D90EB0"/>
    <w:rsid w:val="00D93B60"/>
    <w:rsid w:val="00D9467B"/>
    <w:rsid w:val="00D94B3C"/>
    <w:rsid w:val="00D96D83"/>
    <w:rsid w:val="00D973D7"/>
    <w:rsid w:val="00DA0107"/>
    <w:rsid w:val="00DA1354"/>
    <w:rsid w:val="00DA13A4"/>
    <w:rsid w:val="00DA25B8"/>
    <w:rsid w:val="00DA27D2"/>
    <w:rsid w:val="00DA28DD"/>
    <w:rsid w:val="00DA313B"/>
    <w:rsid w:val="00DA340F"/>
    <w:rsid w:val="00DA38D2"/>
    <w:rsid w:val="00DA3B81"/>
    <w:rsid w:val="00DA4106"/>
    <w:rsid w:val="00DA4D1C"/>
    <w:rsid w:val="00DA5C89"/>
    <w:rsid w:val="00DA5E22"/>
    <w:rsid w:val="00DA632E"/>
    <w:rsid w:val="00DA6754"/>
    <w:rsid w:val="00DA6DB8"/>
    <w:rsid w:val="00DA786D"/>
    <w:rsid w:val="00DB1663"/>
    <w:rsid w:val="00DB190E"/>
    <w:rsid w:val="00DB2176"/>
    <w:rsid w:val="00DB3393"/>
    <w:rsid w:val="00DB352A"/>
    <w:rsid w:val="00DB379E"/>
    <w:rsid w:val="00DB4079"/>
    <w:rsid w:val="00DB64BD"/>
    <w:rsid w:val="00DB69E6"/>
    <w:rsid w:val="00DB7960"/>
    <w:rsid w:val="00DC1723"/>
    <w:rsid w:val="00DC24A6"/>
    <w:rsid w:val="00DC3609"/>
    <w:rsid w:val="00DC3960"/>
    <w:rsid w:val="00DC60A9"/>
    <w:rsid w:val="00DC7137"/>
    <w:rsid w:val="00DD02EF"/>
    <w:rsid w:val="00DD06BF"/>
    <w:rsid w:val="00DD2254"/>
    <w:rsid w:val="00DD2778"/>
    <w:rsid w:val="00DD5D82"/>
    <w:rsid w:val="00DD5DF1"/>
    <w:rsid w:val="00DD5F23"/>
    <w:rsid w:val="00DD62F1"/>
    <w:rsid w:val="00DD7580"/>
    <w:rsid w:val="00DE0DEC"/>
    <w:rsid w:val="00DE1023"/>
    <w:rsid w:val="00DE61F7"/>
    <w:rsid w:val="00DF0079"/>
    <w:rsid w:val="00DF04CB"/>
    <w:rsid w:val="00DF104C"/>
    <w:rsid w:val="00DF1AEB"/>
    <w:rsid w:val="00DF1FD9"/>
    <w:rsid w:val="00DF208B"/>
    <w:rsid w:val="00DF28D3"/>
    <w:rsid w:val="00DF5A9C"/>
    <w:rsid w:val="00DF7ABA"/>
    <w:rsid w:val="00E0087F"/>
    <w:rsid w:val="00E00AE1"/>
    <w:rsid w:val="00E02D52"/>
    <w:rsid w:val="00E03FFD"/>
    <w:rsid w:val="00E04930"/>
    <w:rsid w:val="00E101CD"/>
    <w:rsid w:val="00E10BA0"/>
    <w:rsid w:val="00E10BCA"/>
    <w:rsid w:val="00E10E19"/>
    <w:rsid w:val="00E11235"/>
    <w:rsid w:val="00E12316"/>
    <w:rsid w:val="00E1267F"/>
    <w:rsid w:val="00E13BEC"/>
    <w:rsid w:val="00E14C29"/>
    <w:rsid w:val="00E16FC8"/>
    <w:rsid w:val="00E204A5"/>
    <w:rsid w:val="00E20E92"/>
    <w:rsid w:val="00E2141B"/>
    <w:rsid w:val="00E2142D"/>
    <w:rsid w:val="00E21861"/>
    <w:rsid w:val="00E229D0"/>
    <w:rsid w:val="00E23C97"/>
    <w:rsid w:val="00E30271"/>
    <w:rsid w:val="00E320A9"/>
    <w:rsid w:val="00E321DE"/>
    <w:rsid w:val="00E32983"/>
    <w:rsid w:val="00E340E1"/>
    <w:rsid w:val="00E413E6"/>
    <w:rsid w:val="00E42000"/>
    <w:rsid w:val="00E4270E"/>
    <w:rsid w:val="00E428E6"/>
    <w:rsid w:val="00E43221"/>
    <w:rsid w:val="00E4479F"/>
    <w:rsid w:val="00E50540"/>
    <w:rsid w:val="00E51A19"/>
    <w:rsid w:val="00E51DFC"/>
    <w:rsid w:val="00E523E3"/>
    <w:rsid w:val="00E529A0"/>
    <w:rsid w:val="00E538D5"/>
    <w:rsid w:val="00E53ADD"/>
    <w:rsid w:val="00E54537"/>
    <w:rsid w:val="00E57231"/>
    <w:rsid w:val="00E57F9A"/>
    <w:rsid w:val="00E6002C"/>
    <w:rsid w:val="00E60697"/>
    <w:rsid w:val="00E61660"/>
    <w:rsid w:val="00E62637"/>
    <w:rsid w:val="00E62A87"/>
    <w:rsid w:val="00E630C5"/>
    <w:rsid w:val="00E657CA"/>
    <w:rsid w:val="00E65E2F"/>
    <w:rsid w:val="00E70C8D"/>
    <w:rsid w:val="00E71513"/>
    <w:rsid w:val="00E718B6"/>
    <w:rsid w:val="00E7365A"/>
    <w:rsid w:val="00E73C1E"/>
    <w:rsid w:val="00E74BAB"/>
    <w:rsid w:val="00E74C70"/>
    <w:rsid w:val="00E74D14"/>
    <w:rsid w:val="00E75F93"/>
    <w:rsid w:val="00E76674"/>
    <w:rsid w:val="00E778A3"/>
    <w:rsid w:val="00E8151A"/>
    <w:rsid w:val="00E834BE"/>
    <w:rsid w:val="00E83A9D"/>
    <w:rsid w:val="00E84608"/>
    <w:rsid w:val="00E86C47"/>
    <w:rsid w:val="00E8B55D"/>
    <w:rsid w:val="00E90E7C"/>
    <w:rsid w:val="00E9341D"/>
    <w:rsid w:val="00E9415A"/>
    <w:rsid w:val="00E94686"/>
    <w:rsid w:val="00E963A0"/>
    <w:rsid w:val="00E9671B"/>
    <w:rsid w:val="00E97544"/>
    <w:rsid w:val="00EA2D4C"/>
    <w:rsid w:val="00EA2FAF"/>
    <w:rsid w:val="00EA3921"/>
    <w:rsid w:val="00EA3F19"/>
    <w:rsid w:val="00EA4AA9"/>
    <w:rsid w:val="00EA752D"/>
    <w:rsid w:val="00EA7FEC"/>
    <w:rsid w:val="00EB06CC"/>
    <w:rsid w:val="00EB222A"/>
    <w:rsid w:val="00EB526C"/>
    <w:rsid w:val="00EB5B2E"/>
    <w:rsid w:val="00EB6DDC"/>
    <w:rsid w:val="00EB7049"/>
    <w:rsid w:val="00EC07C3"/>
    <w:rsid w:val="00EC400C"/>
    <w:rsid w:val="00EC581A"/>
    <w:rsid w:val="00EC5DFF"/>
    <w:rsid w:val="00EC6100"/>
    <w:rsid w:val="00EC725C"/>
    <w:rsid w:val="00EC7826"/>
    <w:rsid w:val="00EC790F"/>
    <w:rsid w:val="00ED04FD"/>
    <w:rsid w:val="00ED0513"/>
    <w:rsid w:val="00ED46C4"/>
    <w:rsid w:val="00ED49A3"/>
    <w:rsid w:val="00ED537C"/>
    <w:rsid w:val="00ED60AD"/>
    <w:rsid w:val="00ED6B12"/>
    <w:rsid w:val="00EE1858"/>
    <w:rsid w:val="00EE1927"/>
    <w:rsid w:val="00EE197F"/>
    <w:rsid w:val="00EE4360"/>
    <w:rsid w:val="00EE5058"/>
    <w:rsid w:val="00EE669A"/>
    <w:rsid w:val="00EE6CC5"/>
    <w:rsid w:val="00EE708F"/>
    <w:rsid w:val="00EF02CD"/>
    <w:rsid w:val="00EF0794"/>
    <w:rsid w:val="00EF0D39"/>
    <w:rsid w:val="00EF0E2D"/>
    <w:rsid w:val="00EF3854"/>
    <w:rsid w:val="00EF409A"/>
    <w:rsid w:val="00EF5118"/>
    <w:rsid w:val="00EF70F8"/>
    <w:rsid w:val="00EF7ACF"/>
    <w:rsid w:val="00F02C0E"/>
    <w:rsid w:val="00F03EDF"/>
    <w:rsid w:val="00F0478D"/>
    <w:rsid w:val="00F0591F"/>
    <w:rsid w:val="00F0596C"/>
    <w:rsid w:val="00F100F0"/>
    <w:rsid w:val="00F11281"/>
    <w:rsid w:val="00F12E55"/>
    <w:rsid w:val="00F1630A"/>
    <w:rsid w:val="00F165C7"/>
    <w:rsid w:val="00F1665B"/>
    <w:rsid w:val="00F17E27"/>
    <w:rsid w:val="00F210C6"/>
    <w:rsid w:val="00F221FE"/>
    <w:rsid w:val="00F22D23"/>
    <w:rsid w:val="00F23227"/>
    <w:rsid w:val="00F24778"/>
    <w:rsid w:val="00F27679"/>
    <w:rsid w:val="00F2791B"/>
    <w:rsid w:val="00F3264A"/>
    <w:rsid w:val="00F32DC3"/>
    <w:rsid w:val="00F33483"/>
    <w:rsid w:val="00F34073"/>
    <w:rsid w:val="00F34B0A"/>
    <w:rsid w:val="00F3548A"/>
    <w:rsid w:val="00F35B18"/>
    <w:rsid w:val="00F37CC6"/>
    <w:rsid w:val="00F415C3"/>
    <w:rsid w:val="00F42028"/>
    <w:rsid w:val="00F43E5F"/>
    <w:rsid w:val="00F45E3C"/>
    <w:rsid w:val="00F463BD"/>
    <w:rsid w:val="00F50CCD"/>
    <w:rsid w:val="00F5127A"/>
    <w:rsid w:val="00F51BBF"/>
    <w:rsid w:val="00F52678"/>
    <w:rsid w:val="00F554E2"/>
    <w:rsid w:val="00F56917"/>
    <w:rsid w:val="00F6020A"/>
    <w:rsid w:val="00F615E2"/>
    <w:rsid w:val="00F63582"/>
    <w:rsid w:val="00F653CA"/>
    <w:rsid w:val="00F660B1"/>
    <w:rsid w:val="00F664CA"/>
    <w:rsid w:val="00F67D41"/>
    <w:rsid w:val="00F7091E"/>
    <w:rsid w:val="00F71BD1"/>
    <w:rsid w:val="00F7404D"/>
    <w:rsid w:val="00F7476C"/>
    <w:rsid w:val="00F77D42"/>
    <w:rsid w:val="00F80123"/>
    <w:rsid w:val="00F820B0"/>
    <w:rsid w:val="00F82291"/>
    <w:rsid w:val="00F83312"/>
    <w:rsid w:val="00F84245"/>
    <w:rsid w:val="00F84971"/>
    <w:rsid w:val="00F85B8A"/>
    <w:rsid w:val="00F860C9"/>
    <w:rsid w:val="00F86B96"/>
    <w:rsid w:val="00F90B2F"/>
    <w:rsid w:val="00F9247E"/>
    <w:rsid w:val="00F95370"/>
    <w:rsid w:val="00F9622D"/>
    <w:rsid w:val="00FA0ECD"/>
    <w:rsid w:val="00FA5B4B"/>
    <w:rsid w:val="00FA642F"/>
    <w:rsid w:val="00FA7B07"/>
    <w:rsid w:val="00FB12A1"/>
    <w:rsid w:val="00FB4265"/>
    <w:rsid w:val="00FB4302"/>
    <w:rsid w:val="00FB4C80"/>
    <w:rsid w:val="00FB5567"/>
    <w:rsid w:val="00FB580F"/>
    <w:rsid w:val="00FB5E5A"/>
    <w:rsid w:val="00FB7177"/>
    <w:rsid w:val="00FB7BD0"/>
    <w:rsid w:val="00FC1925"/>
    <w:rsid w:val="00FC36A7"/>
    <w:rsid w:val="00FC4649"/>
    <w:rsid w:val="00FC688C"/>
    <w:rsid w:val="00FC6B96"/>
    <w:rsid w:val="00FC750E"/>
    <w:rsid w:val="00FC7C56"/>
    <w:rsid w:val="00FD0BF9"/>
    <w:rsid w:val="00FD1D68"/>
    <w:rsid w:val="00FD1EDA"/>
    <w:rsid w:val="00FD31D9"/>
    <w:rsid w:val="00FD3380"/>
    <w:rsid w:val="00FD34AC"/>
    <w:rsid w:val="00FD4584"/>
    <w:rsid w:val="00FD6536"/>
    <w:rsid w:val="00FD69ED"/>
    <w:rsid w:val="00FE3512"/>
    <w:rsid w:val="00FE42D3"/>
    <w:rsid w:val="00FE5063"/>
    <w:rsid w:val="00FE525D"/>
    <w:rsid w:val="00FF29EE"/>
    <w:rsid w:val="00FF3291"/>
    <w:rsid w:val="00FF604C"/>
    <w:rsid w:val="00FF6607"/>
    <w:rsid w:val="00FF67C4"/>
    <w:rsid w:val="00FF69F8"/>
    <w:rsid w:val="01391D66"/>
    <w:rsid w:val="0150222E"/>
    <w:rsid w:val="0197F409"/>
    <w:rsid w:val="019EBBF5"/>
    <w:rsid w:val="01C9C93C"/>
    <w:rsid w:val="021BA1D1"/>
    <w:rsid w:val="022D3066"/>
    <w:rsid w:val="0233D5CE"/>
    <w:rsid w:val="0249FFB5"/>
    <w:rsid w:val="0252B76B"/>
    <w:rsid w:val="027CDC83"/>
    <w:rsid w:val="02D7CDE6"/>
    <w:rsid w:val="0345E09B"/>
    <w:rsid w:val="03736360"/>
    <w:rsid w:val="03A42321"/>
    <w:rsid w:val="03AD1C97"/>
    <w:rsid w:val="03CAF9B7"/>
    <w:rsid w:val="03DA5D8E"/>
    <w:rsid w:val="049A6E97"/>
    <w:rsid w:val="04B33491"/>
    <w:rsid w:val="04CEED05"/>
    <w:rsid w:val="04EECC7A"/>
    <w:rsid w:val="04FCDEFC"/>
    <w:rsid w:val="0502389E"/>
    <w:rsid w:val="051E0AF0"/>
    <w:rsid w:val="05245DF1"/>
    <w:rsid w:val="055895B1"/>
    <w:rsid w:val="0565E11E"/>
    <w:rsid w:val="0569299E"/>
    <w:rsid w:val="0579BA39"/>
    <w:rsid w:val="057E1493"/>
    <w:rsid w:val="05B34A91"/>
    <w:rsid w:val="05BD2729"/>
    <w:rsid w:val="05EFCA90"/>
    <w:rsid w:val="06015223"/>
    <w:rsid w:val="06225E6F"/>
    <w:rsid w:val="06306C53"/>
    <w:rsid w:val="063D9CAA"/>
    <w:rsid w:val="068FB830"/>
    <w:rsid w:val="0692C7C8"/>
    <w:rsid w:val="06B0EE4C"/>
    <w:rsid w:val="06B6D5AD"/>
    <w:rsid w:val="06D34BC2"/>
    <w:rsid w:val="06FC1B22"/>
    <w:rsid w:val="07410F2C"/>
    <w:rsid w:val="0742052D"/>
    <w:rsid w:val="07483ED9"/>
    <w:rsid w:val="075F0A5E"/>
    <w:rsid w:val="07ACF10A"/>
    <w:rsid w:val="07D15E34"/>
    <w:rsid w:val="07E688DB"/>
    <w:rsid w:val="07F7AFFE"/>
    <w:rsid w:val="08354A09"/>
    <w:rsid w:val="085C5220"/>
    <w:rsid w:val="0864FF0B"/>
    <w:rsid w:val="089302E1"/>
    <w:rsid w:val="08FE6DCF"/>
    <w:rsid w:val="0924B87F"/>
    <w:rsid w:val="0928220A"/>
    <w:rsid w:val="09347B73"/>
    <w:rsid w:val="095BF556"/>
    <w:rsid w:val="095D8758"/>
    <w:rsid w:val="0969B9F3"/>
    <w:rsid w:val="09BF684D"/>
    <w:rsid w:val="09C360A1"/>
    <w:rsid w:val="09D6F82C"/>
    <w:rsid w:val="0A08D8D8"/>
    <w:rsid w:val="0A12A7FF"/>
    <w:rsid w:val="0A437DE1"/>
    <w:rsid w:val="0A4F52FE"/>
    <w:rsid w:val="0A9DF4E1"/>
    <w:rsid w:val="0AE69F56"/>
    <w:rsid w:val="0AF3835F"/>
    <w:rsid w:val="0B27564C"/>
    <w:rsid w:val="0B413EBC"/>
    <w:rsid w:val="0B77BF5D"/>
    <w:rsid w:val="0BABB54A"/>
    <w:rsid w:val="0BAEC5E5"/>
    <w:rsid w:val="0BB66902"/>
    <w:rsid w:val="0BDF6708"/>
    <w:rsid w:val="0BE8082F"/>
    <w:rsid w:val="0C03F078"/>
    <w:rsid w:val="0C122AC3"/>
    <w:rsid w:val="0C93B8BE"/>
    <w:rsid w:val="0C9FA71D"/>
    <w:rsid w:val="0CAD6C7E"/>
    <w:rsid w:val="0CE8D721"/>
    <w:rsid w:val="0CEB806B"/>
    <w:rsid w:val="0CF2377C"/>
    <w:rsid w:val="0D2E8CF9"/>
    <w:rsid w:val="0D6C0F6E"/>
    <w:rsid w:val="0D8306D0"/>
    <w:rsid w:val="0D910477"/>
    <w:rsid w:val="0DD0E79C"/>
    <w:rsid w:val="0DD55EEF"/>
    <w:rsid w:val="0DE0A11B"/>
    <w:rsid w:val="0DED1088"/>
    <w:rsid w:val="0E0C2FAA"/>
    <w:rsid w:val="0E195AC5"/>
    <w:rsid w:val="0E2C6A9B"/>
    <w:rsid w:val="0E38AC49"/>
    <w:rsid w:val="0E3EC3DA"/>
    <w:rsid w:val="0E54AC29"/>
    <w:rsid w:val="0E61CF99"/>
    <w:rsid w:val="0E63896A"/>
    <w:rsid w:val="0EB1DE14"/>
    <w:rsid w:val="0EB6CE88"/>
    <w:rsid w:val="0EB88EE1"/>
    <w:rsid w:val="0F1022A2"/>
    <w:rsid w:val="0F1942F5"/>
    <w:rsid w:val="0F1BF854"/>
    <w:rsid w:val="0F3A89A3"/>
    <w:rsid w:val="0F46F6A4"/>
    <w:rsid w:val="0F543F48"/>
    <w:rsid w:val="0F962306"/>
    <w:rsid w:val="0FBEA8D0"/>
    <w:rsid w:val="0FBF8A87"/>
    <w:rsid w:val="0FCE1242"/>
    <w:rsid w:val="0FCE621D"/>
    <w:rsid w:val="0FF45E64"/>
    <w:rsid w:val="0FF96E3D"/>
    <w:rsid w:val="1017B887"/>
    <w:rsid w:val="10358DF1"/>
    <w:rsid w:val="105007E4"/>
    <w:rsid w:val="10818FE3"/>
    <w:rsid w:val="10ADE42A"/>
    <w:rsid w:val="10B9A720"/>
    <w:rsid w:val="10C104F9"/>
    <w:rsid w:val="1116CDF2"/>
    <w:rsid w:val="1129460E"/>
    <w:rsid w:val="11340CDF"/>
    <w:rsid w:val="1141FE30"/>
    <w:rsid w:val="119BD4AB"/>
    <w:rsid w:val="11A30062"/>
    <w:rsid w:val="11AFC3F9"/>
    <w:rsid w:val="11B183DD"/>
    <w:rsid w:val="11BB1D9A"/>
    <w:rsid w:val="12590208"/>
    <w:rsid w:val="127ADD73"/>
    <w:rsid w:val="12DEE949"/>
    <w:rsid w:val="1301ABAC"/>
    <w:rsid w:val="132BEEBF"/>
    <w:rsid w:val="133C6123"/>
    <w:rsid w:val="138C80F8"/>
    <w:rsid w:val="138F4401"/>
    <w:rsid w:val="13C1D963"/>
    <w:rsid w:val="13C9D2EF"/>
    <w:rsid w:val="141A8FEA"/>
    <w:rsid w:val="14443DE7"/>
    <w:rsid w:val="145D4131"/>
    <w:rsid w:val="1479CC79"/>
    <w:rsid w:val="14950EC1"/>
    <w:rsid w:val="14BBC6F7"/>
    <w:rsid w:val="151695F0"/>
    <w:rsid w:val="1596AC8C"/>
    <w:rsid w:val="15BF6160"/>
    <w:rsid w:val="160735E0"/>
    <w:rsid w:val="160BB903"/>
    <w:rsid w:val="16C31AD5"/>
    <w:rsid w:val="16D64A97"/>
    <w:rsid w:val="16EE15CA"/>
    <w:rsid w:val="17013B51"/>
    <w:rsid w:val="1705203B"/>
    <w:rsid w:val="170D0C20"/>
    <w:rsid w:val="172EA0C6"/>
    <w:rsid w:val="179EEAB1"/>
    <w:rsid w:val="17BA1149"/>
    <w:rsid w:val="180A7656"/>
    <w:rsid w:val="1840F4E7"/>
    <w:rsid w:val="18563172"/>
    <w:rsid w:val="1875317C"/>
    <w:rsid w:val="188B1F27"/>
    <w:rsid w:val="188D9D7A"/>
    <w:rsid w:val="18A4FDDD"/>
    <w:rsid w:val="18C78B57"/>
    <w:rsid w:val="18E5F29F"/>
    <w:rsid w:val="18F35897"/>
    <w:rsid w:val="19380B91"/>
    <w:rsid w:val="195A17DB"/>
    <w:rsid w:val="19971728"/>
    <w:rsid w:val="19B31C6F"/>
    <w:rsid w:val="19C16BA7"/>
    <w:rsid w:val="1A7AC6AB"/>
    <w:rsid w:val="1A7C2F08"/>
    <w:rsid w:val="1AAFDF80"/>
    <w:rsid w:val="1AC9A822"/>
    <w:rsid w:val="1AEAB438"/>
    <w:rsid w:val="1B6DD445"/>
    <w:rsid w:val="1B748279"/>
    <w:rsid w:val="1B77D7DF"/>
    <w:rsid w:val="1BADC588"/>
    <w:rsid w:val="1BB2EB3F"/>
    <w:rsid w:val="1C313E18"/>
    <w:rsid w:val="1C39EFAA"/>
    <w:rsid w:val="1C58557D"/>
    <w:rsid w:val="1C757F37"/>
    <w:rsid w:val="1C88B260"/>
    <w:rsid w:val="1C88B93F"/>
    <w:rsid w:val="1C8D95E5"/>
    <w:rsid w:val="1CE37A90"/>
    <w:rsid w:val="1D2DC55D"/>
    <w:rsid w:val="1D2F853D"/>
    <w:rsid w:val="1D31DE00"/>
    <w:rsid w:val="1D408ED2"/>
    <w:rsid w:val="1D450C0F"/>
    <w:rsid w:val="1D7CA037"/>
    <w:rsid w:val="1D80DE0F"/>
    <w:rsid w:val="1D87CC82"/>
    <w:rsid w:val="1D904AE7"/>
    <w:rsid w:val="1DE7DBE3"/>
    <w:rsid w:val="1E24E610"/>
    <w:rsid w:val="1E3BC3C7"/>
    <w:rsid w:val="1E3EF562"/>
    <w:rsid w:val="1ECFB027"/>
    <w:rsid w:val="1EF5BF64"/>
    <w:rsid w:val="1F0C1B14"/>
    <w:rsid w:val="1F207CC3"/>
    <w:rsid w:val="1F385A35"/>
    <w:rsid w:val="1F766074"/>
    <w:rsid w:val="1F995454"/>
    <w:rsid w:val="1FC4033D"/>
    <w:rsid w:val="1FF63C8A"/>
    <w:rsid w:val="20097C54"/>
    <w:rsid w:val="20373E26"/>
    <w:rsid w:val="2047D512"/>
    <w:rsid w:val="205B5CC0"/>
    <w:rsid w:val="2066E0B6"/>
    <w:rsid w:val="20C849CE"/>
    <w:rsid w:val="20D048F2"/>
    <w:rsid w:val="20F066B4"/>
    <w:rsid w:val="20F3B784"/>
    <w:rsid w:val="214E7E98"/>
    <w:rsid w:val="21714E55"/>
    <w:rsid w:val="2179730A"/>
    <w:rsid w:val="21DFB052"/>
    <w:rsid w:val="21E75ED6"/>
    <w:rsid w:val="220B99BF"/>
    <w:rsid w:val="220DCBD0"/>
    <w:rsid w:val="228F9272"/>
    <w:rsid w:val="22A3C504"/>
    <w:rsid w:val="22B3349B"/>
    <w:rsid w:val="22B5DA53"/>
    <w:rsid w:val="22DA8E6D"/>
    <w:rsid w:val="231529A7"/>
    <w:rsid w:val="2375F724"/>
    <w:rsid w:val="237E0CE0"/>
    <w:rsid w:val="23C60F2B"/>
    <w:rsid w:val="23E3AF41"/>
    <w:rsid w:val="23E8E072"/>
    <w:rsid w:val="240B1DEA"/>
    <w:rsid w:val="24104BF9"/>
    <w:rsid w:val="2449D197"/>
    <w:rsid w:val="2458F466"/>
    <w:rsid w:val="249E148F"/>
    <w:rsid w:val="24DCDA2F"/>
    <w:rsid w:val="24F9EC70"/>
    <w:rsid w:val="2511DD43"/>
    <w:rsid w:val="2521C5DD"/>
    <w:rsid w:val="2539C28E"/>
    <w:rsid w:val="254DDF6B"/>
    <w:rsid w:val="2585B1AC"/>
    <w:rsid w:val="25A518FA"/>
    <w:rsid w:val="25CB47B6"/>
    <w:rsid w:val="25D2F522"/>
    <w:rsid w:val="25E82991"/>
    <w:rsid w:val="25F39640"/>
    <w:rsid w:val="25F9622C"/>
    <w:rsid w:val="26151F89"/>
    <w:rsid w:val="2627E735"/>
    <w:rsid w:val="263D5F69"/>
    <w:rsid w:val="264A0FB7"/>
    <w:rsid w:val="265E5747"/>
    <w:rsid w:val="26AD5FE9"/>
    <w:rsid w:val="26C12665"/>
    <w:rsid w:val="26F6D0A0"/>
    <w:rsid w:val="2708A970"/>
    <w:rsid w:val="2722F25C"/>
    <w:rsid w:val="2739D80C"/>
    <w:rsid w:val="273DFA77"/>
    <w:rsid w:val="279274A6"/>
    <w:rsid w:val="27D62B47"/>
    <w:rsid w:val="27EA6CCC"/>
    <w:rsid w:val="28183AAF"/>
    <w:rsid w:val="281A69A9"/>
    <w:rsid w:val="281C0B90"/>
    <w:rsid w:val="282D4CA7"/>
    <w:rsid w:val="28555639"/>
    <w:rsid w:val="285C05B5"/>
    <w:rsid w:val="28995C08"/>
    <w:rsid w:val="28A82D4F"/>
    <w:rsid w:val="28AB1F1B"/>
    <w:rsid w:val="28B39552"/>
    <w:rsid w:val="28B9A261"/>
    <w:rsid w:val="28C6859F"/>
    <w:rsid w:val="291940D2"/>
    <w:rsid w:val="293F612F"/>
    <w:rsid w:val="294FCBDD"/>
    <w:rsid w:val="297F04C5"/>
    <w:rsid w:val="2992BEE7"/>
    <w:rsid w:val="29AB7545"/>
    <w:rsid w:val="29B8C29E"/>
    <w:rsid w:val="29B901EC"/>
    <w:rsid w:val="29C9241D"/>
    <w:rsid w:val="2A55221B"/>
    <w:rsid w:val="2A59F053"/>
    <w:rsid w:val="2A6B703C"/>
    <w:rsid w:val="2A92694F"/>
    <w:rsid w:val="2A9E2F45"/>
    <w:rsid w:val="2AA26ED7"/>
    <w:rsid w:val="2AB9131B"/>
    <w:rsid w:val="2AC0B24A"/>
    <w:rsid w:val="2AE77C68"/>
    <w:rsid w:val="2B46F960"/>
    <w:rsid w:val="2B7D3763"/>
    <w:rsid w:val="2BC249F1"/>
    <w:rsid w:val="2BF56F4F"/>
    <w:rsid w:val="2BFC15EA"/>
    <w:rsid w:val="2BFF5A29"/>
    <w:rsid w:val="2C31D5E2"/>
    <w:rsid w:val="2C42EDDD"/>
    <w:rsid w:val="2C6EAB95"/>
    <w:rsid w:val="2C7A2CEF"/>
    <w:rsid w:val="2CA6FD6C"/>
    <w:rsid w:val="2CE5C42A"/>
    <w:rsid w:val="2CF0A2AE"/>
    <w:rsid w:val="2CFC5F27"/>
    <w:rsid w:val="2D0FD84A"/>
    <w:rsid w:val="2D2A7A81"/>
    <w:rsid w:val="2D33E7EC"/>
    <w:rsid w:val="2D72C4BA"/>
    <w:rsid w:val="2DDE3B27"/>
    <w:rsid w:val="2DE6213C"/>
    <w:rsid w:val="2DE83907"/>
    <w:rsid w:val="2E0458D9"/>
    <w:rsid w:val="2E2EDC12"/>
    <w:rsid w:val="2E324D41"/>
    <w:rsid w:val="2E82B49B"/>
    <w:rsid w:val="2E964E93"/>
    <w:rsid w:val="2EA3DE41"/>
    <w:rsid w:val="2EB46E27"/>
    <w:rsid w:val="2ED753DE"/>
    <w:rsid w:val="2EE41F01"/>
    <w:rsid w:val="2EF352BA"/>
    <w:rsid w:val="2F46AFF6"/>
    <w:rsid w:val="2F7242C2"/>
    <w:rsid w:val="2F73E098"/>
    <w:rsid w:val="2F7AA6A2"/>
    <w:rsid w:val="2F93A048"/>
    <w:rsid w:val="3075344F"/>
    <w:rsid w:val="308192C8"/>
    <w:rsid w:val="3086D2FD"/>
    <w:rsid w:val="30AD3D80"/>
    <w:rsid w:val="30AFA115"/>
    <w:rsid w:val="30C59316"/>
    <w:rsid w:val="30CEC7AE"/>
    <w:rsid w:val="311713E3"/>
    <w:rsid w:val="3133E6F6"/>
    <w:rsid w:val="313CC0A5"/>
    <w:rsid w:val="314F9300"/>
    <w:rsid w:val="31591126"/>
    <w:rsid w:val="3191EBDE"/>
    <w:rsid w:val="31C413D1"/>
    <w:rsid w:val="32262187"/>
    <w:rsid w:val="324B7176"/>
    <w:rsid w:val="32775238"/>
    <w:rsid w:val="328C65D2"/>
    <w:rsid w:val="32B387A4"/>
    <w:rsid w:val="32D52BD6"/>
    <w:rsid w:val="32E49A10"/>
    <w:rsid w:val="32E76A3F"/>
    <w:rsid w:val="32F51C9B"/>
    <w:rsid w:val="3331D811"/>
    <w:rsid w:val="334FEA93"/>
    <w:rsid w:val="33745619"/>
    <w:rsid w:val="3379EBE0"/>
    <w:rsid w:val="33817242"/>
    <w:rsid w:val="33FC0954"/>
    <w:rsid w:val="343A8546"/>
    <w:rsid w:val="343BDCCF"/>
    <w:rsid w:val="344282B4"/>
    <w:rsid w:val="347C7A09"/>
    <w:rsid w:val="34ADFE16"/>
    <w:rsid w:val="34C8F3C5"/>
    <w:rsid w:val="34D08F9C"/>
    <w:rsid w:val="3515DCD7"/>
    <w:rsid w:val="352023A0"/>
    <w:rsid w:val="3551871F"/>
    <w:rsid w:val="35661B6F"/>
    <w:rsid w:val="358388D1"/>
    <w:rsid w:val="35BA0AF5"/>
    <w:rsid w:val="35E498AE"/>
    <w:rsid w:val="35F54ADE"/>
    <w:rsid w:val="36018DC5"/>
    <w:rsid w:val="3620181C"/>
    <w:rsid w:val="3664E6FC"/>
    <w:rsid w:val="3667A428"/>
    <w:rsid w:val="3682152A"/>
    <w:rsid w:val="36D00864"/>
    <w:rsid w:val="36D5D703"/>
    <w:rsid w:val="37046FD0"/>
    <w:rsid w:val="371B8F94"/>
    <w:rsid w:val="371FA4EF"/>
    <w:rsid w:val="3721459C"/>
    <w:rsid w:val="378222C4"/>
    <w:rsid w:val="37A3FC7F"/>
    <w:rsid w:val="37A4CBAF"/>
    <w:rsid w:val="37C3CF10"/>
    <w:rsid w:val="37F0F6DE"/>
    <w:rsid w:val="37F929A0"/>
    <w:rsid w:val="380BB618"/>
    <w:rsid w:val="38345FA3"/>
    <w:rsid w:val="38CDFAB9"/>
    <w:rsid w:val="38D72610"/>
    <w:rsid w:val="3909B81B"/>
    <w:rsid w:val="391491A7"/>
    <w:rsid w:val="3938DAA4"/>
    <w:rsid w:val="3947F005"/>
    <w:rsid w:val="39524158"/>
    <w:rsid w:val="399DA253"/>
    <w:rsid w:val="399E1024"/>
    <w:rsid w:val="39C8FC7B"/>
    <w:rsid w:val="39D87A14"/>
    <w:rsid w:val="3A411F94"/>
    <w:rsid w:val="3A517985"/>
    <w:rsid w:val="3A655AA3"/>
    <w:rsid w:val="3A7E012B"/>
    <w:rsid w:val="3A8BCF9B"/>
    <w:rsid w:val="3A977EAD"/>
    <w:rsid w:val="3AA7879D"/>
    <w:rsid w:val="3AB5338C"/>
    <w:rsid w:val="3ABB1075"/>
    <w:rsid w:val="3AF68CC7"/>
    <w:rsid w:val="3B0ED41F"/>
    <w:rsid w:val="3B23B829"/>
    <w:rsid w:val="3B2ADA8E"/>
    <w:rsid w:val="3B4E0461"/>
    <w:rsid w:val="3B52495D"/>
    <w:rsid w:val="3B6529C0"/>
    <w:rsid w:val="3B92A817"/>
    <w:rsid w:val="3BA9D17B"/>
    <w:rsid w:val="3BADBD10"/>
    <w:rsid w:val="3C1CEB8F"/>
    <w:rsid w:val="3C1EDB70"/>
    <w:rsid w:val="3C3E1D66"/>
    <w:rsid w:val="3C46C303"/>
    <w:rsid w:val="3C5EB90A"/>
    <w:rsid w:val="3C80C4ED"/>
    <w:rsid w:val="3C81181F"/>
    <w:rsid w:val="3CABB456"/>
    <w:rsid w:val="3CE3B31A"/>
    <w:rsid w:val="3D05A78E"/>
    <w:rsid w:val="3DAABDEC"/>
    <w:rsid w:val="3DB283A5"/>
    <w:rsid w:val="3DB58EB8"/>
    <w:rsid w:val="3DB7185B"/>
    <w:rsid w:val="3DDED147"/>
    <w:rsid w:val="3DEB46D2"/>
    <w:rsid w:val="3DEC7F69"/>
    <w:rsid w:val="3DF169B7"/>
    <w:rsid w:val="3DFA896B"/>
    <w:rsid w:val="3E043217"/>
    <w:rsid w:val="3E5F40EB"/>
    <w:rsid w:val="3E8060B5"/>
    <w:rsid w:val="3E8739F1"/>
    <w:rsid w:val="3EA0BBC0"/>
    <w:rsid w:val="3ED44FBF"/>
    <w:rsid w:val="3EE8264B"/>
    <w:rsid w:val="3EF09825"/>
    <w:rsid w:val="3F1B4029"/>
    <w:rsid w:val="3F474591"/>
    <w:rsid w:val="3F6059F5"/>
    <w:rsid w:val="3F6AEFD0"/>
    <w:rsid w:val="3F9C87BE"/>
    <w:rsid w:val="3FA1ACA2"/>
    <w:rsid w:val="3FA74457"/>
    <w:rsid w:val="3FCDDE21"/>
    <w:rsid w:val="3FD1193C"/>
    <w:rsid w:val="3FD75EC1"/>
    <w:rsid w:val="3FE7F73E"/>
    <w:rsid w:val="3FF73E92"/>
    <w:rsid w:val="3FF94DF9"/>
    <w:rsid w:val="400E3901"/>
    <w:rsid w:val="4046B170"/>
    <w:rsid w:val="40485CB8"/>
    <w:rsid w:val="40A9E0F0"/>
    <w:rsid w:val="40C758BD"/>
    <w:rsid w:val="40DEE5E8"/>
    <w:rsid w:val="41286FF6"/>
    <w:rsid w:val="412FBBAC"/>
    <w:rsid w:val="4142BB0D"/>
    <w:rsid w:val="417EEC2D"/>
    <w:rsid w:val="41993C65"/>
    <w:rsid w:val="419A7AEF"/>
    <w:rsid w:val="420B3428"/>
    <w:rsid w:val="4221C66B"/>
    <w:rsid w:val="4240FDC8"/>
    <w:rsid w:val="425F468E"/>
    <w:rsid w:val="4289E515"/>
    <w:rsid w:val="429E7E26"/>
    <w:rsid w:val="42B6AA0B"/>
    <w:rsid w:val="42C0AE91"/>
    <w:rsid w:val="42C6D6A4"/>
    <w:rsid w:val="42FF19E6"/>
    <w:rsid w:val="43017F07"/>
    <w:rsid w:val="43094C50"/>
    <w:rsid w:val="4319E70C"/>
    <w:rsid w:val="431E4C3F"/>
    <w:rsid w:val="43445C0A"/>
    <w:rsid w:val="43738524"/>
    <w:rsid w:val="438F0936"/>
    <w:rsid w:val="4395E3B2"/>
    <w:rsid w:val="43A4C6AF"/>
    <w:rsid w:val="43BD36D4"/>
    <w:rsid w:val="43C5FABA"/>
    <w:rsid w:val="43D3FEAD"/>
    <w:rsid w:val="43DB2E2A"/>
    <w:rsid w:val="43E60720"/>
    <w:rsid w:val="440BCDFC"/>
    <w:rsid w:val="441E049A"/>
    <w:rsid w:val="4449F63B"/>
    <w:rsid w:val="444C6F7B"/>
    <w:rsid w:val="4497440C"/>
    <w:rsid w:val="44A52DE3"/>
    <w:rsid w:val="44FEB4B1"/>
    <w:rsid w:val="450BB686"/>
    <w:rsid w:val="451608B7"/>
    <w:rsid w:val="453156AC"/>
    <w:rsid w:val="4570B697"/>
    <w:rsid w:val="4591615D"/>
    <w:rsid w:val="45E24827"/>
    <w:rsid w:val="461B234B"/>
    <w:rsid w:val="4625A9AA"/>
    <w:rsid w:val="46291114"/>
    <w:rsid w:val="462D091F"/>
    <w:rsid w:val="462F8D09"/>
    <w:rsid w:val="4634B98C"/>
    <w:rsid w:val="4653C880"/>
    <w:rsid w:val="4665D820"/>
    <w:rsid w:val="469534FA"/>
    <w:rsid w:val="46EF6EC0"/>
    <w:rsid w:val="47078515"/>
    <w:rsid w:val="4724F6C4"/>
    <w:rsid w:val="474AD7CF"/>
    <w:rsid w:val="478E2855"/>
    <w:rsid w:val="47A21A3A"/>
    <w:rsid w:val="47A5DBD7"/>
    <w:rsid w:val="47A80DA5"/>
    <w:rsid w:val="484A42BB"/>
    <w:rsid w:val="48942AF7"/>
    <w:rsid w:val="489E515B"/>
    <w:rsid w:val="48A263D3"/>
    <w:rsid w:val="48A70189"/>
    <w:rsid w:val="48AD4347"/>
    <w:rsid w:val="48E3C8F2"/>
    <w:rsid w:val="48FE38CC"/>
    <w:rsid w:val="48FFD4BB"/>
    <w:rsid w:val="49354774"/>
    <w:rsid w:val="493DE72C"/>
    <w:rsid w:val="493ED65A"/>
    <w:rsid w:val="494B1DD7"/>
    <w:rsid w:val="49532DB2"/>
    <w:rsid w:val="496552B7"/>
    <w:rsid w:val="4967F325"/>
    <w:rsid w:val="497DD833"/>
    <w:rsid w:val="497E00A0"/>
    <w:rsid w:val="49BCAC31"/>
    <w:rsid w:val="49E3199F"/>
    <w:rsid w:val="49F842BC"/>
    <w:rsid w:val="4A17E789"/>
    <w:rsid w:val="4A2CC0CD"/>
    <w:rsid w:val="4A71C093"/>
    <w:rsid w:val="4ABE3340"/>
    <w:rsid w:val="4B1759FC"/>
    <w:rsid w:val="4B2D5E11"/>
    <w:rsid w:val="4B34C5F3"/>
    <w:rsid w:val="4B4BF8A2"/>
    <w:rsid w:val="4B5892EB"/>
    <w:rsid w:val="4B68CF0D"/>
    <w:rsid w:val="4B7AD7DB"/>
    <w:rsid w:val="4BA9E4E7"/>
    <w:rsid w:val="4BB93603"/>
    <w:rsid w:val="4BD25FC2"/>
    <w:rsid w:val="4BE3F8AB"/>
    <w:rsid w:val="4C119031"/>
    <w:rsid w:val="4C27F592"/>
    <w:rsid w:val="4C367508"/>
    <w:rsid w:val="4CB0A681"/>
    <w:rsid w:val="4CD91173"/>
    <w:rsid w:val="4D0F4D91"/>
    <w:rsid w:val="4D3BBE84"/>
    <w:rsid w:val="4D429D49"/>
    <w:rsid w:val="4D77DC28"/>
    <w:rsid w:val="4E17CEDD"/>
    <w:rsid w:val="4E68F07E"/>
    <w:rsid w:val="4E7C15D0"/>
    <w:rsid w:val="4E9FA20A"/>
    <w:rsid w:val="4EB6FDE7"/>
    <w:rsid w:val="4EC86F14"/>
    <w:rsid w:val="4EDBD9B0"/>
    <w:rsid w:val="4EFEB123"/>
    <w:rsid w:val="4F2414D7"/>
    <w:rsid w:val="4F26EDA0"/>
    <w:rsid w:val="4F40CB3C"/>
    <w:rsid w:val="4F6CB5F3"/>
    <w:rsid w:val="4FCA735E"/>
    <w:rsid w:val="4FD2309D"/>
    <w:rsid w:val="4FF6362E"/>
    <w:rsid w:val="5016772F"/>
    <w:rsid w:val="503C6086"/>
    <w:rsid w:val="506426C1"/>
    <w:rsid w:val="50C9B17E"/>
    <w:rsid w:val="50DD4334"/>
    <w:rsid w:val="51089635"/>
    <w:rsid w:val="510BFDE9"/>
    <w:rsid w:val="510C941E"/>
    <w:rsid w:val="511A86E8"/>
    <w:rsid w:val="515350F0"/>
    <w:rsid w:val="51805D0D"/>
    <w:rsid w:val="5180A061"/>
    <w:rsid w:val="5191F834"/>
    <w:rsid w:val="529D1AB3"/>
    <w:rsid w:val="529D40E0"/>
    <w:rsid w:val="52AADEEF"/>
    <w:rsid w:val="52B2F4E4"/>
    <w:rsid w:val="52E775BA"/>
    <w:rsid w:val="52F428CE"/>
    <w:rsid w:val="5327DF8F"/>
    <w:rsid w:val="53891E51"/>
    <w:rsid w:val="53CE2426"/>
    <w:rsid w:val="53E6257D"/>
    <w:rsid w:val="540168C5"/>
    <w:rsid w:val="5487DF04"/>
    <w:rsid w:val="548D8A46"/>
    <w:rsid w:val="548EC03A"/>
    <w:rsid w:val="54A9CE5C"/>
    <w:rsid w:val="54E8DDBE"/>
    <w:rsid w:val="54F8C871"/>
    <w:rsid w:val="54FBA838"/>
    <w:rsid w:val="5519D29E"/>
    <w:rsid w:val="551C1EF9"/>
    <w:rsid w:val="552EE09D"/>
    <w:rsid w:val="55429F83"/>
    <w:rsid w:val="5574BC1B"/>
    <w:rsid w:val="5587356C"/>
    <w:rsid w:val="558846CA"/>
    <w:rsid w:val="5589EB8C"/>
    <w:rsid w:val="558FDAD8"/>
    <w:rsid w:val="55991D51"/>
    <w:rsid w:val="55F6688E"/>
    <w:rsid w:val="55FB344B"/>
    <w:rsid w:val="5648039B"/>
    <w:rsid w:val="565EC278"/>
    <w:rsid w:val="567905DE"/>
    <w:rsid w:val="5699B342"/>
    <w:rsid w:val="56D010A9"/>
    <w:rsid w:val="56D53174"/>
    <w:rsid w:val="57082C84"/>
    <w:rsid w:val="571CCCDE"/>
    <w:rsid w:val="5728A63D"/>
    <w:rsid w:val="57512CAD"/>
    <w:rsid w:val="577BB044"/>
    <w:rsid w:val="57FC3255"/>
    <w:rsid w:val="582A5109"/>
    <w:rsid w:val="584D9841"/>
    <w:rsid w:val="58507D2E"/>
    <w:rsid w:val="5858A387"/>
    <w:rsid w:val="586C36F8"/>
    <w:rsid w:val="587A7FAA"/>
    <w:rsid w:val="5888C639"/>
    <w:rsid w:val="58C4505E"/>
    <w:rsid w:val="58E4121B"/>
    <w:rsid w:val="591A0C10"/>
    <w:rsid w:val="5943A6AA"/>
    <w:rsid w:val="594CF6F5"/>
    <w:rsid w:val="595377B3"/>
    <w:rsid w:val="5966EB0A"/>
    <w:rsid w:val="598B2CC3"/>
    <w:rsid w:val="59933CB4"/>
    <w:rsid w:val="5993C1E5"/>
    <w:rsid w:val="59B91302"/>
    <w:rsid w:val="59B987C3"/>
    <w:rsid w:val="59C6BACD"/>
    <w:rsid w:val="5A13F07D"/>
    <w:rsid w:val="5A290DD7"/>
    <w:rsid w:val="5A67AAD7"/>
    <w:rsid w:val="5A8F43EF"/>
    <w:rsid w:val="5A93A4D7"/>
    <w:rsid w:val="5ADA7709"/>
    <w:rsid w:val="5B0FE2F6"/>
    <w:rsid w:val="5B19F7B5"/>
    <w:rsid w:val="5B1D4D7D"/>
    <w:rsid w:val="5BD80661"/>
    <w:rsid w:val="5BD9A394"/>
    <w:rsid w:val="5BEF7542"/>
    <w:rsid w:val="5C0DC2AC"/>
    <w:rsid w:val="5C82F87C"/>
    <w:rsid w:val="5CB51560"/>
    <w:rsid w:val="5CB980E9"/>
    <w:rsid w:val="5CDC8AFA"/>
    <w:rsid w:val="5D37B99D"/>
    <w:rsid w:val="5D5D0ED7"/>
    <w:rsid w:val="5D5F0A1A"/>
    <w:rsid w:val="5DB579E0"/>
    <w:rsid w:val="5DFE335E"/>
    <w:rsid w:val="5E65B511"/>
    <w:rsid w:val="5E800E29"/>
    <w:rsid w:val="5EA717EB"/>
    <w:rsid w:val="5ED38740"/>
    <w:rsid w:val="5EE67B8D"/>
    <w:rsid w:val="5EFCD16B"/>
    <w:rsid w:val="5F0F879F"/>
    <w:rsid w:val="5F1A9716"/>
    <w:rsid w:val="5F26E37D"/>
    <w:rsid w:val="5F52FD07"/>
    <w:rsid w:val="5F77E446"/>
    <w:rsid w:val="5F805DE8"/>
    <w:rsid w:val="5F8AE287"/>
    <w:rsid w:val="5FB97E72"/>
    <w:rsid w:val="6026EB72"/>
    <w:rsid w:val="60534FED"/>
    <w:rsid w:val="60984F5B"/>
    <w:rsid w:val="60A28B23"/>
    <w:rsid w:val="60A98C67"/>
    <w:rsid w:val="60B419CB"/>
    <w:rsid w:val="60B62536"/>
    <w:rsid w:val="60D11B55"/>
    <w:rsid w:val="611165E8"/>
    <w:rsid w:val="6120975C"/>
    <w:rsid w:val="613032F1"/>
    <w:rsid w:val="61706C49"/>
    <w:rsid w:val="6173240C"/>
    <w:rsid w:val="6176795A"/>
    <w:rsid w:val="62440DDA"/>
    <w:rsid w:val="6245E676"/>
    <w:rsid w:val="62806151"/>
    <w:rsid w:val="629D680F"/>
    <w:rsid w:val="62A05D1A"/>
    <w:rsid w:val="62BEBE34"/>
    <w:rsid w:val="62E4E508"/>
    <w:rsid w:val="631C9439"/>
    <w:rsid w:val="6340AB9F"/>
    <w:rsid w:val="635A6379"/>
    <w:rsid w:val="635E1341"/>
    <w:rsid w:val="6387081C"/>
    <w:rsid w:val="63B88B1A"/>
    <w:rsid w:val="63E01123"/>
    <w:rsid w:val="640A2755"/>
    <w:rsid w:val="64400DBA"/>
    <w:rsid w:val="64404553"/>
    <w:rsid w:val="645F2E5B"/>
    <w:rsid w:val="64651C43"/>
    <w:rsid w:val="648669EC"/>
    <w:rsid w:val="64D70041"/>
    <w:rsid w:val="64DED74C"/>
    <w:rsid w:val="64E0A82D"/>
    <w:rsid w:val="64E11EC5"/>
    <w:rsid w:val="64F6CAAE"/>
    <w:rsid w:val="64FA0BBA"/>
    <w:rsid w:val="6590A94E"/>
    <w:rsid w:val="659D49AF"/>
    <w:rsid w:val="65A3ABC4"/>
    <w:rsid w:val="65A9B2E2"/>
    <w:rsid w:val="65BED9A2"/>
    <w:rsid w:val="65C7D929"/>
    <w:rsid w:val="65CE36D4"/>
    <w:rsid w:val="65E63130"/>
    <w:rsid w:val="660820B0"/>
    <w:rsid w:val="6609B45E"/>
    <w:rsid w:val="6628FD10"/>
    <w:rsid w:val="66932535"/>
    <w:rsid w:val="669CEF41"/>
    <w:rsid w:val="66E278EC"/>
    <w:rsid w:val="67365A87"/>
    <w:rsid w:val="6739339E"/>
    <w:rsid w:val="675E7FC3"/>
    <w:rsid w:val="6770B219"/>
    <w:rsid w:val="677B1044"/>
    <w:rsid w:val="67924F73"/>
    <w:rsid w:val="67B70650"/>
    <w:rsid w:val="67E3B1DE"/>
    <w:rsid w:val="67E3EB86"/>
    <w:rsid w:val="681A5A5C"/>
    <w:rsid w:val="6821FB7A"/>
    <w:rsid w:val="68BD458E"/>
    <w:rsid w:val="68D1D0A4"/>
    <w:rsid w:val="68DD64E1"/>
    <w:rsid w:val="68F8C8AF"/>
    <w:rsid w:val="68FB3EDE"/>
    <w:rsid w:val="6912B509"/>
    <w:rsid w:val="692E72AF"/>
    <w:rsid w:val="696D9134"/>
    <w:rsid w:val="69B5BB4D"/>
    <w:rsid w:val="69FFD229"/>
    <w:rsid w:val="6A07C9D8"/>
    <w:rsid w:val="6A298C5A"/>
    <w:rsid w:val="6A484FBF"/>
    <w:rsid w:val="6B2B7301"/>
    <w:rsid w:val="6B3A2124"/>
    <w:rsid w:val="6B755537"/>
    <w:rsid w:val="6B884440"/>
    <w:rsid w:val="6B9B56A1"/>
    <w:rsid w:val="6BD49128"/>
    <w:rsid w:val="6BD9D846"/>
    <w:rsid w:val="6BDF8236"/>
    <w:rsid w:val="6BF3FC23"/>
    <w:rsid w:val="6C4922BE"/>
    <w:rsid w:val="6C4B5738"/>
    <w:rsid w:val="6C522516"/>
    <w:rsid w:val="6C8BBBFA"/>
    <w:rsid w:val="6CE3770F"/>
    <w:rsid w:val="6CE9AE2F"/>
    <w:rsid w:val="6D4A4296"/>
    <w:rsid w:val="6D978E74"/>
    <w:rsid w:val="6DA717DE"/>
    <w:rsid w:val="6DA9AD5D"/>
    <w:rsid w:val="6DC2FB7B"/>
    <w:rsid w:val="6DCC2666"/>
    <w:rsid w:val="6DE72799"/>
    <w:rsid w:val="6DEC2D6C"/>
    <w:rsid w:val="6E017E40"/>
    <w:rsid w:val="6E2B4D8E"/>
    <w:rsid w:val="6E6482A4"/>
    <w:rsid w:val="6E8CA0E3"/>
    <w:rsid w:val="6E9CB94A"/>
    <w:rsid w:val="6E9E22A4"/>
    <w:rsid w:val="6EB6DBAD"/>
    <w:rsid w:val="6EBBEA97"/>
    <w:rsid w:val="6ED023C3"/>
    <w:rsid w:val="6EE413BB"/>
    <w:rsid w:val="6F30EBCD"/>
    <w:rsid w:val="6F3683AE"/>
    <w:rsid w:val="6F66B951"/>
    <w:rsid w:val="6F82F7FA"/>
    <w:rsid w:val="6F993AA1"/>
    <w:rsid w:val="6FB29D4E"/>
    <w:rsid w:val="6FB7AB38"/>
    <w:rsid w:val="6FB82761"/>
    <w:rsid w:val="6FBE2618"/>
    <w:rsid w:val="6FD64A96"/>
    <w:rsid w:val="6FE5F180"/>
    <w:rsid w:val="70028141"/>
    <w:rsid w:val="7002E587"/>
    <w:rsid w:val="7027CCEA"/>
    <w:rsid w:val="704D9709"/>
    <w:rsid w:val="7053C91F"/>
    <w:rsid w:val="707B74D2"/>
    <w:rsid w:val="70841598"/>
    <w:rsid w:val="7084C304"/>
    <w:rsid w:val="70E831CA"/>
    <w:rsid w:val="710E1C40"/>
    <w:rsid w:val="713EAE36"/>
    <w:rsid w:val="71703D23"/>
    <w:rsid w:val="71905E67"/>
    <w:rsid w:val="71B5A925"/>
    <w:rsid w:val="71DBAE55"/>
    <w:rsid w:val="71E25EDF"/>
    <w:rsid w:val="7226B4A9"/>
    <w:rsid w:val="722F8A88"/>
    <w:rsid w:val="725E0A27"/>
    <w:rsid w:val="728EF740"/>
    <w:rsid w:val="72D412AC"/>
    <w:rsid w:val="72DBF5D5"/>
    <w:rsid w:val="7316CCAB"/>
    <w:rsid w:val="7328C4AA"/>
    <w:rsid w:val="73574AF1"/>
    <w:rsid w:val="7360A9B9"/>
    <w:rsid w:val="73869E96"/>
    <w:rsid w:val="73A76017"/>
    <w:rsid w:val="73B7533F"/>
    <w:rsid w:val="73D8D62F"/>
    <w:rsid w:val="7400CEC8"/>
    <w:rsid w:val="740684C2"/>
    <w:rsid w:val="7410ACE0"/>
    <w:rsid w:val="744A065E"/>
    <w:rsid w:val="744E29F1"/>
    <w:rsid w:val="7456691D"/>
    <w:rsid w:val="746476BB"/>
    <w:rsid w:val="746CF601"/>
    <w:rsid w:val="7491C92D"/>
    <w:rsid w:val="74AA90A3"/>
    <w:rsid w:val="74B32E30"/>
    <w:rsid w:val="74B7B800"/>
    <w:rsid w:val="75509844"/>
    <w:rsid w:val="755C3CDA"/>
    <w:rsid w:val="757EB7C0"/>
    <w:rsid w:val="759ABC4D"/>
    <w:rsid w:val="75BFB6E1"/>
    <w:rsid w:val="75DBEA7D"/>
    <w:rsid w:val="75FE136F"/>
    <w:rsid w:val="761BAAD8"/>
    <w:rsid w:val="76240C2C"/>
    <w:rsid w:val="7672B4FD"/>
    <w:rsid w:val="7683C481"/>
    <w:rsid w:val="76B055E7"/>
    <w:rsid w:val="76D03DC8"/>
    <w:rsid w:val="76EAA232"/>
    <w:rsid w:val="771E7E1A"/>
    <w:rsid w:val="775726AB"/>
    <w:rsid w:val="77F84F3F"/>
    <w:rsid w:val="7808DFE1"/>
    <w:rsid w:val="7829B9F5"/>
    <w:rsid w:val="784D9D1D"/>
    <w:rsid w:val="78ECC3B4"/>
    <w:rsid w:val="792454DE"/>
    <w:rsid w:val="7969F17D"/>
    <w:rsid w:val="79852789"/>
    <w:rsid w:val="79BD88B0"/>
    <w:rsid w:val="79EE0DB7"/>
    <w:rsid w:val="7A07FDC3"/>
    <w:rsid w:val="7A12895C"/>
    <w:rsid w:val="7A2BF514"/>
    <w:rsid w:val="7A37F804"/>
    <w:rsid w:val="7A403566"/>
    <w:rsid w:val="7AA9BAED"/>
    <w:rsid w:val="7AD966EE"/>
    <w:rsid w:val="7B4562BA"/>
    <w:rsid w:val="7B625169"/>
    <w:rsid w:val="7BB24634"/>
    <w:rsid w:val="7BF31445"/>
    <w:rsid w:val="7C355CF2"/>
    <w:rsid w:val="7C411EA9"/>
    <w:rsid w:val="7C4C3847"/>
    <w:rsid w:val="7C62F64B"/>
    <w:rsid w:val="7C7909AC"/>
    <w:rsid w:val="7CB41EF1"/>
    <w:rsid w:val="7CC8AA8A"/>
    <w:rsid w:val="7CE87821"/>
    <w:rsid w:val="7CF7A833"/>
    <w:rsid w:val="7CFBFBCB"/>
    <w:rsid w:val="7D03593D"/>
    <w:rsid w:val="7D3A6E5C"/>
    <w:rsid w:val="7D47E65A"/>
    <w:rsid w:val="7D485FC0"/>
    <w:rsid w:val="7D86E77E"/>
    <w:rsid w:val="7D9193D0"/>
    <w:rsid w:val="7D91C2E3"/>
    <w:rsid w:val="7D9D868C"/>
    <w:rsid w:val="7DB246DF"/>
    <w:rsid w:val="7DC95276"/>
    <w:rsid w:val="7E0538E9"/>
    <w:rsid w:val="7E14D568"/>
    <w:rsid w:val="7E15F052"/>
    <w:rsid w:val="7E77F144"/>
    <w:rsid w:val="7EA11C1F"/>
    <w:rsid w:val="7EB7CB9E"/>
    <w:rsid w:val="7F07ECB5"/>
    <w:rsid w:val="7F0ACCD1"/>
    <w:rsid w:val="7F37D01E"/>
    <w:rsid w:val="7F79884E"/>
    <w:rsid w:val="7FC45CE4"/>
    <w:rsid w:val="7FD7D35C"/>
    <w:rsid w:val="7FE08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CD6CE"/>
  <w15:chartTrackingRefBased/>
  <w15:docId w15:val="{884C636B-CC29-47BD-97FC-7E48B73D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86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3A9"/>
    <w:pPr>
      <w:keepNext/>
      <w:keepLines/>
      <w:numPr>
        <w:numId w:val="23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3A9"/>
    <w:pPr>
      <w:keepNext/>
      <w:keepLines/>
      <w:numPr>
        <w:ilvl w:val="1"/>
        <w:numId w:val="23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E61F7"/>
    <w:pPr>
      <w:numPr>
        <w:ilvl w:val="2"/>
      </w:numPr>
      <w:outlineLvl w:val="2"/>
    </w:pPr>
    <w:rPr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82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82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82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82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82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82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5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7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572"/>
  </w:style>
  <w:style w:type="paragraph" w:styleId="Footer">
    <w:name w:val="footer"/>
    <w:basedOn w:val="Normal"/>
    <w:link w:val="FooterChar"/>
    <w:uiPriority w:val="99"/>
    <w:unhideWhenUsed/>
    <w:rsid w:val="00A77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572"/>
  </w:style>
  <w:style w:type="character" w:customStyle="1" w:styleId="Heading1Char">
    <w:name w:val="Heading 1 Char"/>
    <w:basedOn w:val="DefaultParagraphFont"/>
    <w:link w:val="Heading1"/>
    <w:uiPriority w:val="9"/>
    <w:rsid w:val="00A77572"/>
    <w:rPr>
      <w:rFonts w:ascii="Times New Roman" w:eastAsiaTheme="majorEastAsia" w:hAnsi="Times New Roman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77572"/>
    <w:pPr>
      <w:outlineLvl w:val="9"/>
    </w:pPr>
    <w:rPr>
      <w:lang w:eastAsia="pt-BR"/>
    </w:rPr>
  </w:style>
  <w:style w:type="paragraph" w:styleId="ListParagraph">
    <w:name w:val="List Paragraph"/>
    <w:basedOn w:val="Normal"/>
    <w:uiPriority w:val="34"/>
    <w:qFormat/>
    <w:rsid w:val="007844DC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BD27E1"/>
    <w:pPr>
      <w:tabs>
        <w:tab w:val="left" w:pos="440"/>
        <w:tab w:val="right" w:leader="dot" w:pos="9061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63AB"/>
    <w:pPr>
      <w:tabs>
        <w:tab w:val="left" w:pos="880"/>
        <w:tab w:val="right" w:leader="dot" w:pos="9061"/>
      </w:tabs>
      <w:spacing w:after="100"/>
      <w:ind w:left="220"/>
    </w:pPr>
    <w:rPr>
      <w:rFonts w:eastAsiaTheme="minorEastAsia" w:cs="Times New Roman"/>
      <w:lang w:eastAsia="pt-BR"/>
    </w:rPr>
  </w:style>
  <w:style w:type="paragraph" w:styleId="TOC3">
    <w:name w:val="toc 3"/>
    <w:basedOn w:val="Normal"/>
    <w:next w:val="Normal"/>
    <w:autoRedefine/>
    <w:uiPriority w:val="39"/>
    <w:unhideWhenUsed/>
    <w:rsid w:val="00BF63AB"/>
    <w:pPr>
      <w:tabs>
        <w:tab w:val="left" w:pos="1320"/>
        <w:tab w:val="right" w:leader="dot" w:pos="9061"/>
      </w:tabs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4461E7"/>
    <w:rPr>
      <w:rFonts w:ascii="Times New Roman" w:eastAsiaTheme="majorEastAsia" w:hAnsi="Times New Roman" w:cstheme="majorBidi"/>
      <w:b/>
      <w:sz w:val="26"/>
      <w:szCs w:val="26"/>
    </w:rPr>
  </w:style>
  <w:style w:type="table" w:styleId="TableGrid">
    <w:name w:val="Table Grid"/>
    <w:basedOn w:val="TableNormal"/>
    <w:uiPriority w:val="39"/>
    <w:rsid w:val="00324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8766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876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8766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04555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9B4DB0"/>
    <w:pPr>
      <w:spacing w:after="0" w:line="240" w:lineRule="auto"/>
    </w:pPr>
    <w:rPr>
      <w:rFonts w:eastAsia="Arial" w:cs="Arial"/>
      <w:sz w:val="20"/>
      <w:szCs w:val="20"/>
      <w:lang w:eastAsia="pt-BR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4DB0"/>
    <w:rPr>
      <w:rFonts w:ascii="Times New Roman" w:eastAsia="Arial" w:hAnsi="Times New Roman" w:cs="Arial"/>
      <w:sz w:val="20"/>
      <w:szCs w:val="20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rsid w:val="009B4DB0"/>
    <w:rPr>
      <w:sz w:val="16"/>
      <w:szCs w:val="16"/>
    </w:rPr>
  </w:style>
  <w:style w:type="paragraph" w:customStyle="1" w:styleId="MonoSpace">
    <w:name w:val="MonoSpace"/>
    <w:basedOn w:val="Normal"/>
    <w:link w:val="MonoSpaceChar"/>
    <w:qFormat/>
    <w:rsid w:val="00605A40"/>
    <w:pPr>
      <w:spacing w:after="0" w:line="276" w:lineRule="auto"/>
      <w:ind w:firstLine="720"/>
      <w:jc w:val="both"/>
    </w:pPr>
    <w:rPr>
      <w:rFonts w:ascii="Consolas" w:eastAsia="Arial" w:hAnsi="Consolas" w:cs="Arial"/>
      <w:i/>
      <w:lang w:eastAsia="pt-BR"/>
    </w:rPr>
  </w:style>
  <w:style w:type="character" w:customStyle="1" w:styleId="MonoSpaceChar">
    <w:name w:val="MonoSpace Char"/>
    <w:basedOn w:val="DefaultParagraphFont"/>
    <w:link w:val="MonoSpace"/>
    <w:rsid w:val="00605A40"/>
    <w:rPr>
      <w:rFonts w:ascii="Consolas" w:eastAsia="Arial" w:hAnsi="Consolas" w:cs="Arial"/>
      <w:i/>
      <w:lang w:eastAsia="pt-BR"/>
    </w:rPr>
  </w:style>
  <w:style w:type="character" w:customStyle="1" w:styleId="cf01">
    <w:name w:val="cf01"/>
    <w:basedOn w:val="DefaultParagraphFont"/>
    <w:rsid w:val="0088744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887444"/>
    <w:rPr>
      <w:rFonts w:ascii="Segoe UI" w:hAnsi="Segoe UI" w:cs="Segoe UI" w:hint="default"/>
      <w:i/>
      <w:iCs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F6461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7E99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7E99"/>
    <w:rPr>
      <w:rFonts w:ascii="Times New Roman" w:eastAsia="Arial" w:hAnsi="Times New Roman" w:cs="Arial"/>
      <w:b/>
      <w:bCs/>
      <w:sz w:val="20"/>
      <w:szCs w:val="20"/>
      <w:lang w:eastAsia="pt-BR"/>
    </w:rPr>
  </w:style>
  <w:style w:type="paragraph" w:styleId="Revision">
    <w:name w:val="Revision"/>
    <w:hidden/>
    <w:uiPriority w:val="99"/>
    <w:semiHidden/>
    <w:rsid w:val="007A745B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EndnoteReference">
    <w:name w:val="endnote reference"/>
    <w:basedOn w:val="DefaultParagraphFont"/>
    <w:uiPriority w:val="99"/>
    <w:semiHidden/>
    <w:unhideWhenUsed/>
    <w:rsid w:val="00BE6762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6762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6762"/>
    <w:pPr>
      <w:spacing w:after="0" w:line="240" w:lineRule="auto"/>
    </w:pPr>
    <w:rPr>
      <w:sz w:val="20"/>
      <w:szCs w:val="20"/>
    </w:rPr>
  </w:style>
  <w:style w:type="character" w:customStyle="1" w:styleId="TextodenotadefimChar1">
    <w:name w:val="Texto de nota de fim Char1"/>
    <w:basedOn w:val="DefaultParagraphFont"/>
    <w:uiPriority w:val="99"/>
    <w:semiHidden/>
    <w:rsid w:val="00BE6762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4382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8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8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8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8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3D4382"/>
  </w:style>
  <w:style w:type="table" w:styleId="ListTable3-Accent3">
    <w:name w:val="List Table 3 Accent 3"/>
    <w:basedOn w:val="TableNormal"/>
    <w:uiPriority w:val="48"/>
    <w:rsid w:val="00E74D1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E74D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5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image" Target="media/image1.png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5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2.png"/><Relationship Id="rId27" Type="http://schemas.microsoft.com/office/2011/relationships/people" Target="people.xml"/><Relationship Id="rId30" Type="http://schemas.microsoft.com/office/2020/10/relationships/intelligence" Target="intelligence2.xml"/></Relationships>
</file>

<file path=word/documenttasks/documenttasks1.xml><?xml version="1.0" encoding="utf-8"?>
<t:Tasks xmlns:t="http://schemas.microsoft.com/office/tasks/2019/documenttasks" xmlns:oel="http://schemas.microsoft.com/office/2019/extlst">
  <t:Task id="{740F457C-DD28-4829-ADC1-87CB58A037E4}">
    <t:Anchor>
      <t:Comment id="1241438699"/>
    </t:Anchor>
    <t:History>
      <t:Event id="{CA46C885-641C-4E04-B679-6CCBD0AB8A8D}" time="2024-08-26T23:05:40.367Z">
        <t:Attribution userId="S::06214836725@cefet-rj.br::92e73b0a-61b4-4efc-b3e7-44b81f05f735" userProvider="AD" userName="RAUL MARTINS FURTADO FERNANDES"/>
        <t:Anchor>
          <t:Comment id="1241438699"/>
        </t:Anchor>
        <t:Create/>
      </t:Event>
      <t:Event id="{30CD58F7-410F-4208-9D93-5C68DD601076}" time="2024-08-26T23:05:40.367Z">
        <t:Attribution userId="S::06214836725@cefet-rj.br::92e73b0a-61b4-4efc-b3e7-44b81f05f735" userProvider="AD" userName="RAUL MARTINS FURTADO FERNANDES"/>
        <t:Anchor>
          <t:Comment id="1241438699"/>
        </t:Anchor>
        <t:Assign userId="S::09074010741@cefet-rj.br::247a5fb9-043f-4337-8bc0-bf4b7ffa179b" userProvider="AD" userName="THIAGO DELGADO PINTO"/>
      </t:Event>
      <t:Event id="{F75092A0-CBE5-4CDD-AA5A-310627469414}" time="2024-08-26T23:05:40.367Z">
        <t:Attribution userId="S::06214836725@cefet-rj.br::92e73b0a-61b4-4efc-b3e7-44b81f05f735" userProvider="AD" userName="RAUL MARTINS FURTADO FERNANDES"/>
        <t:Anchor>
          <t:Comment id="1241438699"/>
        </t:Anchor>
        <t:SetTitle title="@THIAGO DELGADO PINTO ajustei essa seção. Removi o que não foi usado como vc recomendou, o que acha?"/>
      </t:Event>
      <t:Event id="{2258AC5C-0CB8-4C1B-B071-CDE530593353}" time="2024-09-07T01:28:22.464Z">
        <t:Attribution userId="S::09074010741@cefet-rj.br::247a5fb9-043f-4337-8bc0-bf4b7ffa179b" userProvider="AD" userName="THIAGO DELGADO PINTO"/>
        <t:Progress percentComplete="100"/>
      </t:Event>
    </t:History>
  </t:Task>
  <t:Task id="{FDD2A21A-2D70-4FD4-B4D9-AB1B7AC44D6F}">
    <t:Anchor>
      <t:Comment id="1749174486"/>
    </t:Anchor>
    <t:History>
      <t:Event id="{A665C84B-16E1-4C0F-AF2D-6D5D48CEBC1A}" time="2024-08-24T23:46:36.392Z">
        <t:Attribution userId="S::06214836725@cefet-rj.br::92e73b0a-61b4-4efc-b3e7-44b81f05f735" userProvider="AD" userName="RAUL MARTINS FURTADO FERNANDES"/>
        <t:Anchor>
          <t:Comment id="1749174486"/>
        </t:Anchor>
        <t:Create/>
      </t:Event>
      <t:Event id="{5B97C4FB-FA93-424B-8742-DD6ACD7186F9}" time="2024-08-24T23:46:36.392Z">
        <t:Attribution userId="S::06214836725@cefet-rj.br::92e73b0a-61b4-4efc-b3e7-44b81f05f735" userProvider="AD" userName="RAUL MARTINS FURTADO FERNANDES"/>
        <t:Anchor>
          <t:Comment id="1749174486"/>
        </t:Anchor>
        <t:Assign userId="S::09074010741@cefet-rj.br::247a5fb9-043f-4337-8bc0-bf4b7ffa179b" userProvider="AD" userName="THIAGO DELGADO PINTO"/>
      </t:Event>
      <t:Event id="{E3447EDC-F709-49E2-A5AE-C5E39423FEBF}" time="2024-08-24T23:46:36.392Z">
        <t:Attribution userId="S::06214836725@cefet-rj.br::92e73b0a-61b4-4efc-b3e7-44b81f05f735" userProvider="AD" userName="RAUL MARTINS FURTADO FERNANDES"/>
        <t:Anchor>
          <t:Comment id="1749174486"/>
        </t:Anchor>
        <t:SetTitle title="@THIAGO DELGADO PINTO Pensei em mencionar a pesquisa feita pela Pricila. Não sei se aqui na introdução mesmo ou mais para a frente no texto."/>
      </t:Event>
      <t:Event id="{01632614-8C41-4F8A-B8E0-77E6DCF9F953}" time="2024-09-01T21:28:32.226Z">
        <t:Attribution userId="S::09074010741@cefet-rj.br::247a5fb9-043f-4337-8bc0-bf4b7ffa179b" userProvider="AD" userName="THIAGO DELGADO PINTO"/>
        <t:Progress percentComplete="100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17FAEAF4656242BD13630056EC5247" ma:contentTypeVersion="4" ma:contentTypeDescription="Crie um novo documento." ma:contentTypeScope="" ma:versionID="b39eb55568434e02426cd054b9569065">
  <xsd:schema xmlns:xsd="http://www.w3.org/2001/XMLSchema" xmlns:xs="http://www.w3.org/2001/XMLSchema" xmlns:p="http://schemas.microsoft.com/office/2006/metadata/properties" xmlns:ns2="7d5ec78f-8869-4aed-af0c-866c2d9c56b8" targetNamespace="http://schemas.microsoft.com/office/2006/metadata/properties" ma:root="true" ma:fieldsID="e5b6988ca1830fe38cc4c38434d356bb" ns2:_="">
    <xsd:import namespace="7d5ec78f-8869-4aed-af0c-866c2d9c56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ec78f-8869-4aed-af0c-866c2d9c5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HoraDaLibras</b:Tag>
    <b:SourceType>ConferenceProceedings</b:SourceType>
    <b:Guid>{0394A6CF-629A-4702-ADBC-4E53E789FB2E}</b:Guid>
    <b:Title>Hora da Libras: Um aplicativo para o ensino de Língua Brasileira de Sinais como primeira língua</b:Title>
    <b:Year>2023</b:Year>
    <b:City>Nova Friburgo</b:City>
    <b:Publisher>Centro Federal de Educação Tecnológica de Nova Friburgo</b:Publisher>
    <b:Author>
      <b:Author>
        <b:NameList>
          <b:Person>
            <b:Last>Souza</b:Last>
            <b:Middle>Luckas Bragança</b:Middle>
            <b:First>Jairo</b:First>
          </b:Person>
          <b:Person>
            <b:Last>Andrade</b:Last>
            <b:Middle>Rangel de</b:Middle>
            <b:First>Vitor Hugo</b:First>
          </b:Person>
          <b:Person>
            <b:Last>Pinto</b:Last>
            <b:Middle>Delgado</b:Middle>
            <b:First>Thiago</b:First>
          </b:Person>
          <b:Person>
            <b:Last>Starosky</b:Last>
            <b:First>Priscila</b:First>
          </b:Person>
        </b:NameList>
      </b:Author>
    </b:Author>
    <b:RefOrder>3</b:RefOrder>
  </b:Source>
  <b:Source>
    <b:Tag>SaltPepper</b:Tag>
    <b:SourceType>InternetSite</b:SourceType>
    <b:Guid>{53A1D6FF-668B-46B6-A1AD-B66D169BEAF7}</b:Guid>
    <b:Title>Salt &amp; Pepper: Spice up your hash!</b:Title>
    <b:Year>2016</b:Year>
    <b:YearAccessed>2024</b:YearAccessed>
    <b:MonthAccessed>Setembro</b:MonthAccessed>
    <b:DayAccessed>4</b:DayAccessed>
    <b:URL>https://medium.com/@berto168/salt-pepper-spice-up-your-hash-b48328caa2af</b:URL>
    <b:Author>
      <b:Author>
        <b:NameList>
          <b:Person>
            <b:Last>Lin</b:Last>
            <b:First>Robert</b:First>
          </b:Person>
        </b:NameList>
      </b:Author>
    </b:Author>
    <b:LCID>pt-BR</b:LCID>
    <b:RefOrder>9</b:RefOrder>
  </b:Source>
  <b:Source>
    <b:Tag>OAuth2</b:Tag>
    <b:SourceType>Report</b:SourceType>
    <b:Guid>{1883257B-BC46-4FCD-B712-7F962076FEF0}</b:Guid>
    <b:Title>The OAuth 2.0 Authorization Framework</b:Title>
    <b:Year>2012</b:Year>
    <b:LCID>pt-BR</b:LCID>
    <b:Author>
      <b:Author>
        <b:NameList>
          <b:Person>
            <b:Last>Hardt</b:Last>
            <b:First>Dick</b:First>
          </b:Person>
        </b:NameList>
      </b:Author>
    </b:Author>
    <b:RefOrder>8</b:RefOrder>
  </b:Source>
  <b:Source>
    <b:Tag>MobileLearning</b:Tag>
    <b:SourceType>InternetSite</b:SourceType>
    <b:Guid>{B73A6AF3-93BD-4223-87AF-478DC56689C1}</b:Guid>
    <b:Author>
      <b:Author>
        <b:Corporate>Eduvem</b:Corporate>
      </b:Author>
    </b:Author>
    <b:Title>Mobile learning: A Revolução da Educação na Palma da Sua Mão</b:Title>
    <b:Year>2023</b:Year>
    <b:YearAccessed>2024</b:YearAccessed>
    <b:MonthAccessed>Setembro</b:MonthAccessed>
    <b:DayAccessed>3</b:DayAccessed>
    <b:URL>https://eduvem.com/mobile-learning-a-revolucao-da-educacao-na-palma-da-sua-mao/</b:URL>
    <b:RefOrder>2</b:RefOrder>
  </b:Source>
  <b:Source>
    <b:Tag>UsoCelulares</b:Tag>
    <b:SourceType>InternetSite</b:SourceType>
    <b:Guid>{F54E8344-4FDE-49BE-BBF6-E351EC114E8D}</b:Guid>
    <b:Title>O Crescimento Exponencial dos Celulares no Brasil: Uma Nova Era na Conexão</b:Title>
    <b:Year>2024</b:Year>
    <b:Author>
      <b:Author>
        <b:Corporate>Jornal Boa Vista</b:Corporate>
      </b:Author>
    </b:Author>
    <b:YearAccessed>2024</b:YearAccessed>
    <b:MonthAccessed>Setembro</b:MonthAccessed>
    <b:DayAccessed>3</b:DayAccessed>
    <b:URL>https://jornalboavista.com.br/o-crescimento-exponencial-dos-celulares-no-brasil-uma-nova-era-na-conexao/</b:URL>
    <b:RefOrder>1</b:RefOrder>
  </b:Source>
  <b:Source>
    <b:Tag>Som11</b:Tag>
    <b:SourceType>Book</b:SourceType>
    <b:Guid>{9BFD79B4-9393-4F24-AB27-EB1197DDDE1C}</b:Guid>
    <b:Title>Engenharia de Software</b:Title>
    <b:Year>2011</b:Year>
    <b:City>São Paulo</b:City>
    <b:Publisher>Pearson Prentice Hall</b:Publisher>
    <b:Edition>9ª edição</b:Edition>
    <b:Author>
      <b:Author>
        <b:NameList>
          <b:Person>
            <b:Last>Sommerville</b:Last>
            <b:First>Ian</b:First>
          </b:Person>
        </b:NameList>
      </b:Author>
    </b:Author>
    <b:RefOrder>7</b:RefOrder>
  </b:Source>
  <b:Source>
    <b:Tag>Sch20</b:Tag>
    <b:SourceType>Report</b:SourceType>
    <b:Guid>{D220E62A-A2DD-4BC1-8566-E88549124746}</b:Guid>
    <b:Title>The Scrum Guide</b:Title>
    <b:Year>2020</b:Year>
    <b:Author>
      <b:Author>
        <b:NameList>
          <b:Person>
            <b:Last>Schwaber</b:Last>
            <b:First>Ken</b:First>
          </b:Person>
          <b:Person>
            <b:Last>Sutherland</b:Last>
            <b:First>Jeff</b:First>
          </b:Person>
        </b:NameList>
      </b:Author>
    </b:Author>
    <b:RefOrder>10</b:RefOrder>
  </b:Source>
  <b:Source>
    <b:Tag>Luc11</b:Tag>
    <b:SourceType>Report</b:SourceType>
    <b:Guid>{BFA61833-5BAF-411C-93A1-72FB84AA6A95}</b:Guid>
    <b:Title>Padrão de arquitetura MVC: Model-View-Controller</b:Title>
    <b:Year>2011</b:Year>
    <b:Publisher>Revista EPeQ Fafibe</b:Publisher>
    <b:City>Bebedouro, SP</b:City>
    <b:Author>
      <b:Author>
        <b:NameList>
          <b:Person>
            <b:Last>Luciano</b:Last>
            <b:First>Josué</b:First>
          </b:Person>
          <b:Person>
            <b:Last>Alves</b:Last>
            <b:Middle>Joel Barberá</b:Middle>
            <b:First>Wallison</b:First>
          </b:Person>
        </b:NameList>
      </b:Author>
    </b:Author>
    <b:RefOrder>11</b:RefOrder>
  </b:Source>
  <b:Source>
    <b:Tag>Sil21</b:Tag>
    <b:SourceType>ConferenceProceedings</b:SourceType>
    <b:Guid>{221D9D65-3A6D-476A-B75C-3C2015D802CD}</b:Guid>
    <b:Title>Desenvolvimento de um sistema para o apoio no ensino de libras: Bilíngua</b:Title>
    <b:Year>2021</b:Year>
    <b:Author>
      <b:Author>
        <b:NameList>
          <b:Person>
            <b:Last>Silva</b:Last>
            <b:Middle>de Oliveira da</b:Middle>
            <b:First>Lucas</b:First>
          </b:Person>
        </b:NameList>
      </b:Author>
    </b:Author>
    <b:RefOrder>4</b:RefOrder>
  </b:Source>
  <b:Source>
    <b:Tag>Sil</b:Tag>
    <b:SourceType>ConferenceProceedings</b:SourceType>
    <b:Guid>{C7DA1AC1-4FDE-48CF-B98F-6946716FB402}</b:Guid>
    <b:Title>SalaBil: Plataforma Educacional para Criação de Aulas para Surdos com uso da L1 E L2</b:Title>
    <b:Author>
      <b:Author>
        <b:NameList>
          <b:Person>
            <b:Last>Silva</b:Last>
            <b:Middle>Almeida da</b:Middle>
            <b:First>Cristina</b:First>
          </b:Person>
        </b:NameList>
      </b:Author>
    </b:Author>
    <b:Year>2018</b:Year>
    <b:RefOrder>5</b:RefOrder>
  </b:Source>
  <b:Source>
    <b:Tag>Lim18</b:Tag>
    <b:SourceType>ConferenceProceedings</b:SourceType>
    <b:Guid>{F3FDF997-CEE3-419C-AC45-699B8FC6C2F4}</b:Guid>
    <b:Title>Sistema para treinamento de Libras utilizando gamificação no contexto da EaD</b:Title>
    <b:Year>2018</b:Year>
    <b:City>Uberlândia, Brasil</b:City>
    <b:Author>
      <b:Author>
        <b:NameList>
          <b:Person>
            <b:Last>Lima</b:Last>
            <b:Middle>Lopes Pereira</b:Middle>
            <b:First>Laércio</b:First>
          </b:Person>
        </b:NameList>
      </b:Author>
    </b:Author>
    <b:RefOrder>6</b:RefOrder>
  </b:Source>
</b:Sources>
</file>

<file path=customXml/itemProps1.xml><?xml version="1.0" encoding="utf-8"?>
<ds:datastoreItem xmlns:ds="http://schemas.openxmlformats.org/officeDocument/2006/customXml" ds:itemID="{7EDEFC0D-24EF-4706-AE9E-8BE3E64CB2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589911-BE48-4E4C-A482-0CFB51BF58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D037F4-519E-4430-8FD9-37A2F33BF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5ec78f-8869-4aed-af0c-866c2d9c56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C062D4-B40B-4831-8AD8-0DE385C1D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25</Pages>
  <Words>4881</Words>
  <Characters>27193</Characters>
  <Application>Microsoft Office Word</Application>
  <DocSecurity>0</DocSecurity>
  <Lines>755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</dc:creator>
  <cp:keywords/>
  <dc:description/>
  <cp:lastModifiedBy>RAUL MARTINS FURTADO FERNANDES</cp:lastModifiedBy>
  <cp:revision>43</cp:revision>
  <cp:lastPrinted>2023-01-10T12:16:00Z</cp:lastPrinted>
  <dcterms:created xsi:type="dcterms:W3CDTF">2024-09-12T08:31:00Z</dcterms:created>
  <dcterms:modified xsi:type="dcterms:W3CDTF">2025-10-04T23:14:00Z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0x0101008C17FAEAF4656242BD13630056EC5247</vt:lpwstr>
  </property>
  <property fmtid="{D5CDD505-2E9C-101B-9397-08002B2CF9AE}" pid="3" name="MediaServiceImageTags">
    <vt:lpwstr/>
  </property>
</Properties>
</file>